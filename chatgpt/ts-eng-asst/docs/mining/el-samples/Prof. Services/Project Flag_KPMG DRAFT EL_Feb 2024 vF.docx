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4F41E" w14:textId="77777777" w:rsidR="00FF51EC" w:rsidRDefault="0004013B">
      <w:pPr>
        <w:spacing w:before="2"/>
        <w:ind w:left="3321"/>
        <w:rPr>
          <w:rFonts w:ascii="Univers for KPMG Light"/>
          <w:sz w:val="15"/>
        </w:rPr>
      </w:pPr>
      <w:r>
        <w:rPr>
          <w:rFonts w:ascii="Univers for KPMG Light"/>
          <w:sz w:val="15"/>
        </w:rPr>
        <w:t>333 Bay Street</w:t>
      </w:r>
    </w:p>
    <w:p w14:paraId="7E45DC37" w14:textId="77777777" w:rsidR="00FF51EC" w:rsidRDefault="0004013B">
      <w:pPr>
        <w:spacing w:before="9" w:line="254" w:lineRule="auto"/>
        <w:ind w:left="3321" w:right="191"/>
        <w:rPr>
          <w:rFonts w:ascii="Univers for KPMG Light"/>
          <w:sz w:val="15"/>
        </w:rPr>
      </w:pPr>
      <w:r>
        <w:rPr>
          <w:rFonts w:ascii="Univers for KPMG Light"/>
          <w:sz w:val="15"/>
        </w:rPr>
        <w:t>Suite 4600 Toronto ON M5H 2S5</w:t>
      </w:r>
    </w:p>
    <w:p w14:paraId="591E2875" w14:textId="77777777" w:rsidR="00FF51EC" w:rsidRDefault="0004013B">
      <w:pPr>
        <w:spacing w:line="146" w:lineRule="exact"/>
        <w:ind w:left="2628" w:right="2352"/>
        <w:jc w:val="center"/>
        <w:rPr>
          <w:rFonts w:ascii="Univers for KPMG Light"/>
          <w:sz w:val="15"/>
        </w:rPr>
      </w:pPr>
      <w:r>
        <w:br w:type="column"/>
      </w:r>
      <w:hyperlink r:id="rId12">
        <w:r>
          <w:rPr>
            <w:rFonts w:ascii="Univers for KPMG Light"/>
            <w:sz w:val="15"/>
          </w:rPr>
          <w:t>www.kpmg.ca</w:t>
        </w:r>
      </w:hyperlink>
    </w:p>
    <w:p w14:paraId="750301B8" w14:textId="77777777" w:rsidR="00FF51EC" w:rsidRDefault="00FF51EC">
      <w:pPr>
        <w:spacing w:line="146" w:lineRule="exact"/>
        <w:jc w:val="center"/>
        <w:rPr>
          <w:rFonts w:ascii="Univers for KPMG Light"/>
          <w:sz w:val="15"/>
        </w:rPr>
        <w:sectPr w:rsidR="00FF51EC">
          <w:headerReference w:type="default" r:id="rId13"/>
          <w:footerReference w:type="default" r:id="rId14"/>
          <w:type w:val="continuous"/>
          <w:pgSz w:w="12240" w:h="15840"/>
          <w:pgMar w:top="1660" w:right="920" w:bottom="1080" w:left="960" w:header="1299" w:footer="887" w:gutter="0"/>
          <w:cols w:num="2" w:space="720" w:equalWidth="0">
            <w:col w:w="4316" w:space="40"/>
            <w:col w:w="6004"/>
          </w:cols>
        </w:sectPr>
      </w:pPr>
    </w:p>
    <w:p w14:paraId="0F65DB4B" w14:textId="77777777" w:rsidR="00FF51EC" w:rsidRDefault="0004013B">
      <w:pPr>
        <w:pStyle w:val="BodyText"/>
        <w:rPr>
          <w:rFonts w:ascii="Univers for KPMG Light"/>
          <w:sz w:val="20"/>
        </w:rPr>
      </w:pPr>
      <w:r>
        <w:rPr>
          <w:noProof/>
        </w:rPr>
        <w:drawing>
          <wp:anchor distT="0" distB="0" distL="0" distR="0" simplePos="0" relativeHeight="251646464" behindDoc="0" locked="0" layoutInCell="1" allowOverlap="1" wp14:anchorId="082BCAE2" wp14:editId="131300B1">
            <wp:simplePos x="0" y="0"/>
            <wp:positionH relativeFrom="page">
              <wp:posOffset>490220</wp:posOffset>
            </wp:positionH>
            <wp:positionV relativeFrom="page">
              <wp:posOffset>880747</wp:posOffset>
            </wp:positionV>
            <wp:extent cx="990472" cy="38036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5" cstate="print"/>
                    <a:stretch>
                      <a:fillRect/>
                    </a:stretch>
                  </pic:blipFill>
                  <pic:spPr>
                    <a:xfrm>
                      <a:off x="0" y="0"/>
                      <a:ext cx="990472" cy="380362"/>
                    </a:xfrm>
                    <a:prstGeom prst="rect">
                      <a:avLst/>
                    </a:prstGeom>
                  </pic:spPr>
                </pic:pic>
              </a:graphicData>
            </a:graphic>
          </wp:anchor>
        </w:drawing>
      </w:r>
    </w:p>
    <w:p w14:paraId="31E00E53" w14:textId="77777777" w:rsidR="00FF51EC" w:rsidRDefault="00FF51EC">
      <w:pPr>
        <w:pStyle w:val="BodyText"/>
        <w:rPr>
          <w:rFonts w:ascii="Univers for KPMG Light"/>
          <w:sz w:val="23"/>
        </w:rPr>
      </w:pPr>
    </w:p>
    <w:tbl>
      <w:tblPr>
        <w:tblpPr w:leftFromText="180" w:rightFromText="180" w:vertAnchor="text" w:horzAnchor="page" w:tblpX="2551" w:tblpY="61"/>
        <w:tblOverlap w:val="never"/>
        <w:tblW w:w="0" w:type="auto"/>
        <w:tblLayout w:type="fixed"/>
        <w:tblCellMar>
          <w:left w:w="0" w:type="dxa"/>
          <w:right w:w="0" w:type="dxa"/>
        </w:tblCellMar>
        <w:tblLook w:val="01E0" w:firstRow="1" w:lastRow="1" w:firstColumn="1" w:lastColumn="1" w:noHBand="0" w:noVBand="0"/>
      </w:tblPr>
      <w:tblGrid>
        <w:gridCol w:w="3663"/>
      </w:tblGrid>
      <w:tr w:rsidR="00FF51EC" w14:paraId="6E071E36" w14:textId="77777777" w:rsidTr="00290E2C">
        <w:trPr>
          <w:trHeight w:val="2010"/>
        </w:trPr>
        <w:tc>
          <w:tcPr>
            <w:tcW w:w="3663" w:type="dxa"/>
          </w:tcPr>
          <w:p w14:paraId="7B925772" w14:textId="7E455E05" w:rsidR="00FF51EC" w:rsidRDefault="0004013B" w:rsidP="00290E2C">
            <w:pPr>
              <w:pStyle w:val="TableParagraph"/>
              <w:spacing w:line="195" w:lineRule="exact"/>
              <w:rPr>
                <w:b/>
                <w:sz w:val="20"/>
              </w:rPr>
            </w:pPr>
            <w:r>
              <w:rPr>
                <w:b/>
                <w:sz w:val="20"/>
              </w:rPr>
              <w:t xml:space="preserve">Private </w:t>
            </w:r>
          </w:p>
          <w:p w14:paraId="3831B3B0" w14:textId="77777777" w:rsidR="00FF51EC" w:rsidRDefault="00FF51EC" w:rsidP="00290E2C">
            <w:pPr>
              <w:pStyle w:val="TableParagraph"/>
              <w:rPr>
                <w:rFonts w:ascii="Univers for KPMG Light"/>
                <w:sz w:val="20"/>
              </w:rPr>
            </w:pPr>
          </w:p>
          <w:p w14:paraId="2965D473" w14:textId="26631F51" w:rsidR="00FF51EC" w:rsidRPr="00643020" w:rsidRDefault="00012FBF" w:rsidP="00290E2C">
            <w:pPr>
              <w:pStyle w:val="TableParagraph"/>
              <w:rPr>
                <w:sz w:val="20"/>
              </w:rPr>
            </w:pPr>
            <w:r>
              <w:rPr>
                <w:sz w:val="20"/>
              </w:rPr>
              <w:t>Arty Commisso</w:t>
            </w:r>
          </w:p>
          <w:p w14:paraId="4293F700" w14:textId="4E5EF5DA" w:rsidR="00DD2764" w:rsidRPr="00643020" w:rsidRDefault="00012FBF" w:rsidP="00290E2C">
            <w:pPr>
              <w:pStyle w:val="TableParagraph"/>
              <w:spacing w:before="11" w:line="252" w:lineRule="auto"/>
              <w:ind w:right="185"/>
              <w:rPr>
                <w:sz w:val="20"/>
              </w:rPr>
            </w:pPr>
            <w:r>
              <w:rPr>
                <w:sz w:val="20"/>
              </w:rPr>
              <w:t>Chief Financial Officer</w:t>
            </w:r>
          </w:p>
          <w:p w14:paraId="41778FD2" w14:textId="59D86E47" w:rsidR="00DD2764" w:rsidRDefault="007A2AFA" w:rsidP="00290E2C">
            <w:pPr>
              <w:pStyle w:val="TableParagraph"/>
              <w:spacing w:before="11" w:line="252" w:lineRule="auto"/>
              <w:ind w:right="185"/>
              <w:rPr>
                <w:sz w:val="20"/>
              </w:rPr>
            </w:pPr>
            <w:r>
              <w:rPr>
                <w:sz w:val="20"/>
              </w:rPr>
              <w:t>Hennick &amp; Company</w:t>
            </w:r>
          </w:p>
          <w:p w14:paraId="22D53672" w14:textId="77777777" w:rsidR="007A2AFA" w:rsidRPr="007A2AFA" w:rsidRDefault="007A2AFA" w:rsidP="007A2AFA">
            <w:pPr>
              <w:pStyle w:val="TableParagraph"/>
              <w:spacing w:before="11" w:line="252" w:lineRule="auto"/>
              <w:ind w:right="185"/>
              <w:rPr>
                <w:sz w:val="20"/>
              </w:rPr>
            </w:pPr>
            <w:r w:rsidRPr="007A2AFA">
              <w:rPr>
                <w:sz w:val="20"/>
              </w:rPr>
              <w:t>1140 Bay Street, Suite 4000</w:t>
            </w:r>
          </w:p>
          <w:p w14:paraId="68966E01" w14:textId="77777777" w:rsidR="00FF51EC" w:rsidRDefault="007A2AFA" w:rsidP="007A2AFA">
            <w:pPr>
              <w:pStyle w:val="TableParagraph"/>
              <w:spacing w:before="11" w:line="252" w:lineRule="auto"/>
              <w:ind w:right="185"/>
              <w:rPr>
                <w:sz w:val="20"/>
              </w:rPr>
            </w:pPr>
            <w:r w:rsidRPr="007A2AFA">
              <w:rPr>
                <w:sz w:val="20"/>
              </w:rPr>
              <w:t>Toronto, ON</w:t>
            </w:r>
            <w:r>
              <w:rPr>
                <w:sz w:val="20"/>
              </w:rPr>
              <w:t xml:space="preserve">, </w:t>
            </w:r>
            <w:r w:rsidRPr="007A2AFA">
              <w:rPr>
                <w:sz w:val="20"/>
              </w:rPr>
              <w:t>M5S 2B4</w:t>
            </w:r>
          </w:p>
        </w:tc>
      </w:tr>
      <w:tr w:rsidR="00FF51EC" w14:paraId="2AB3F6E5" w14:textId="77777777" w:rsidTr="00290E2C">
        <w:trPr>
          <w:trHeight w:val="726"/>
        </w:trPr>
        <w:tc>
          <w:tcPr>
            <w:tcW w:w="3663" w:type="dxa"/>
          </w:tcPr>
          <w:p w14:paraId="221EF581" w14:textId="77777777" w:rsidR="00FF51EC" w:rsidRPr="00643020" w:rsidRDefault="00FF51EC" w:rsidP="00290E2C">
            <w:pPr>
              <w:pStyle w:val="TableParagraph"/>
              <w:spacing w:before="9"/>
              <w:rPr>
                <w:rFonts w:ascii="Univers for KPMG Light"/>
                <w:sz w:val="18"/>
              </w:rPr>
            </w:pPr>
          </w:p>
          <w:p w14:paraId="18BD2152" w14:textId="27C3D58A" w:rsidR="00FF51EC" w:rsidRPr="00643020" w:rsidRDefault="00926E6B" w:rsidP="00290E2C">
            <w:pPr>
              <w:pStyle w:val="TableParagraph"/>
              <w:spacing w:before="1"/>
              <w:rPr>
                <w:sz w:val="20"/>
              </w:rPr>
            </w:pPr>
            <w:del w:id="0" w:author="Oudyk, Mike" w:date="2024-02-12T09:59:00Z">
              <w:r w:rsidDel="00C773C3">
                <w:rPr>
                  <w:sz w:val="20"/>
                </w:rPr>
                <w:delText>January [xx]</w:delText>
              </w:r>
            </w:del>
            <w:ins w:id="1" w:author="Oudyk, Mike" w:date="2024-02-12T09:59:00Z">
              <w:r w:rsidR="00C773C3">
                <w:rPr>
                  <w:sz w:val="20"/>
                </w:rPr>
                <w:t>February 1</w:t>
              </w:r>
            </w:ins>
            <w:ins w:id="2" w:author="Oudyk, Mike" w:date="2024-02-13T09:40:00Z">
              <w:r w:rsidR="004C0CD4">
                <w:rPr>
                  <w:sz w:val="20"/>
                </w:rPr>
                <w:t>3</w:t>
              </w:r>
            </w:ins>
            <w:r w:rsidR="00744641">
              <w:rPr>
                <w:sz w:val="20"/>
              </w:rPr>
              <w:t>, 202</w:t>
            </w:r>
            <w:r>
              <w:rPr>
                <w:sz w:val="20"/>
              </w:rPr>
              <w:t>4</w:t>
            </w:r>
          </w:p>
        </w:tc>
      </w:tr>
      <w:tr w:rsidR="00FF51EC" w14:paraId="28D825CE" w14:textId="77777777" w:rsidTr="00290E2C">
        <w:trPr>
          <w:trHeight w:val="448"/>
        </w:trPr>
        <w:tc>
          <w:tcPr>
            <w:tcW w:w="3663" w:type="dxa"/>
          </w:tcPr>
          <w:p w14:paraId="55137A32" w14:textId="77777777" w:rsidR="00FF51EC" w:rsidRPr="00643020" w:rsidRDefault="00FF51EC" w:rsidP="00290E2C">
            <w:pPr>
              <w:pStyle w:val="TableParagraph"/>
              <w:spacing w:before="3"/>
              <w:rPr>
                <w:rFonts w:ascii="Univers for KPMG Light"/>
                <w:sz w:val="16"/>
              </w:rPr>
            </w:pPr>
          </w:p>
          <w:p w14:paraId="6743A32F" w14:textId="5C9BC67D" w:rsidR="00FF51EC" w:rsidRPr="00643020" w:rsidRDefault="0004013B" w:rsidP="00290E2C">
            <w:pPr>
              <w:pStyle w:val="TableParagraph"/>
              <w:spacing w:line="233" w:lineRule="exact"/>
              <w:rPr>
                <w:sz w:val="20"/>
              </w:rPr>
            </w:pPr>
            <w:r w:rsidRPr="00643020">
              <w:rPr>
                <w:sz w:val="20"/>
              </w:rPr>
              <w:t xml:space="preserve">Dear </w:t>
            </w:r>
            <w:r w:rsidR="006923CE">
              <w:rPr>
                <w:sz w:val="20"/>
              </w:rPr>
              <w:t xml:space="preserve">Mr. </w:t>
            </w:r>
            <w:r w:rsidR="00012FBF">
              <w:rPr>
                <w:sz w:val="20"/>
              </w:rPr>
              <w:t>Commisso</w:t>
            </w:r>
            <w:r w:rsidRPr="00643020">
              <w:rPr>
                <w:sz w:val="20"/>
              </w:rPr>
              <w:t>:</w:t>
            </w:r>
          </w:p>
        </w:tc>
      </w:tr>
    </w:tbl>
    <w:p w14:paraId="072F209D" w14:textId="77777777" w:rsidR="001E7871" w:rsidRDefault="001E7871">
      <w:pPr>
        <w:pStyle w:val="BodyText"/>
        <w:spacing w:before="9"/>
        <w:rPr>
          <w:rFonts w:ascii="Univers for KPMG Light"/>
          <w:sz w:val="14"/>
        </w:rPr>
      </w:pPr>
    </w:p>
    <w:p w14:paraId="3602D32B" w14:textId="77777777" w:rsidR="001E7871" w:rsidRPr="001E7871" w:rsidRDefault="001E7871" w:rsidP="001E7871"/>
    <w:p w14:paraId="256BF1F0" w14:textId="77777777" w:rsidR="001E7871" w:rsidRPr="001E7871" w:rsidRDefault="001E7871" w:rsidP="001E7871"/>
    <w:p w14:paraId="392D4B72" w14:textId="77777777" w:rsidR="001E7871" w:rsidRPr="001E7871" w:rsidRDefault="001E7871" w:rsidP="001E7871"/>
    <w:p w14:paraId="19B4244A" w14:textId="77777777" w:rsidR="001E7871" w:rsidRPr="001E7871" w:rsidRDefault="001E7871" w:rsidP="001E7871"/>
    <w:p w14:paraId="2EE0F67D" w14:textId="77777777" w:rsidR="001E7871" w:rsidRPr="001E7871" w:rsidRDefault="001E7871" w:rsidP="001E7871"/>
    <w:p w14:paraId="075CD774" w14:textId="77777777" w:rsidR="001E7871" w:rsidRPr="001E7871" w:rsidRDefault="001E7871" w:rsidP="001E7871"/>
    <w:p w14:paraId="0FC23FE8" w14:textId="77777777" w:rsidR="001E7871" w:rsidRPr="001E7871" w:rsidRDefault="001E7871" w:rsidP="001E7871"/>
    <w:p w14:paraId="2A1A54B1" w14:textId="77777777" w:rsidR="001E7871" w:rsidRPr="001E7871" w:rsidRDefault="001E7871" w:rsidP="001E7871"/>
    <w:p w14:paraId="4F2FC0A0" w14:textId="77777777" w:rsidR="001E7871" w:rsidRPr="001E7871" w:rsidRDefault="001E7871" w:rsidP="001E7871"/>
    <w:p w14:paraId="75FD880C" w14:textId="77777777" w:rsidR="001E7871" w:rsidRPr="001E7871" w:rsidRDefault="001E7871" w:rsidP="001E7871"/>
    <w:p w14:paraId="1A5930F8" w14:textId="77777777" w:rsidR="001E7871" w:rsidRDefault="001E7871">
      <w:pPr>
        <w:pStyle w:val="BodyText"/>
        <w:spacing w:before="9"/>
        <w:rPr>
          <w:rFonts w:ascii="Univers for KPMG Light"/>
          <w:sz w:val="14"/>
        </w:rPr>
      </w:pPr>
    </w:p>
    <w:p w14:paraId="6AB85044" w14:textId="77777777" w:rsidR="001E7871" w:rsidRDefault="001E7871">
      <w:pPr>
        <w:pStyle w:val="BodyText"/>
        <w:spacing w:before="9"/>
        <w:rPr>
          <w:rFonts w:ascii="Univers for KPMG Light"/>
          <w:sz w:val="14"/>
        </w:rPr>
      </w:pPr>
    </w:p>
    <w:p w14:paraId="3BEC270E" w14:textId="77777777" w:rsidR="00FF51EC" w:rsidRDefault="001E7871" w:rsidP="001E7871">
      <w:pPr>
        <w:pStyle w:val="BodyText"/>
        <w:tabs>
          <w:tab w:val="left" w:pos="4209"/>
        </w:tabs>
        <w:spacing w:before="9"/>
        <w:rPr>
          <w:rFonts w:ascii="Univers for KPMG Light"/>
          <w:sz w:val="14"/>
        </w:rPr>
      </w:pPr>
      <w:r>
        <w:rPr>
          <w:rFonts w:ascii="Univers for KPMG Light"/>
          <w:sz w:val="14"/>
        </w:rPr>
        <w:tab/>
      </w:r>
      <w:r w:rsidR="00054D51">
        <w:rPr>
          <w:rFonts w:ascii="Univers for KPMG Light"/>
          <w:sz w:val="14"/>
        </w:rPr>
        <w:br w:type="textWrapping" w:clear="all"/>
      </w:r>
    </w:p>
    <w:p w14:paraId="6DA32291" w14:textId="77777777" w:rsidR="00FF51EC" w:rsidRDefault="0004013B" w:rsidP="0001601A">
      <w:pPr>
        <w:ind w:left="900" w:firstLine="720"/>
        <w:rPr>
          <w:rFonts w:ascii="Univers for KPMG"/>
          <w:b/>
          <w:sz w:val="20"/>
        </w:rPr>
      </w:pPr>
      <w:bookmarkStart w:id="3" w:name="Project_Falcon"/>
      <w:bookmarkEnd w:id="3"/>
      <w:r>
        <w:rPr>
          <w:rFonts w:ascii="Univers for KPMG"/>
          <w:b/>
          <w:sz w:val="20"/>
        </w:rPr>
        <w:t>Introduction</w:t>
      </w:r>
    </w:p>
    <w:p w14:paraId="267216C1" w14:textId="5D06BAF3" w:rsidR="00FF51EC" w:rsidRDefault="0004013B" w:rsidP="00D3464E">
      <w:pPr>
        <w:spacing w:before="141" w:line="252" w:lineRule="auto"/>
        <w:ind w:left="1620" w:right="423"/>
        <w:rPr>
          <w:rFonts w:ascii="Univers for KPMG" w:hAnsi="Univers for KPMG"/>
          <w:sz w:val="20"/>
        </w:rPr>
      </w:pPr>
      <w:r>
        <w:rPr>
          <w:rFonts w:ascii="Univers for KPMG" w:hAnsi="Univers for KPMG"/>
          <w:sz w:val="20"/>
        </w:rPr>
        <w:t xml:space="preserve">This letter confirms the terms of the engagement of KPMG LLP and its subsidiaries (“KPMG” or “we”) by </w:t>
      </w:r>
      <w:r w:rsidR="007A2AFA">
        <w:rPr>
          <w:rFonts w:ascii="Univers for KPMG" w:hAnsi="Univers for KPMG"/>
          <w:sz w:val="20"/>
        </w:rPr>
        <w:t>Hennick &amp; Company</w:t>
      </w:r>
      <w:r>
        <w:rPr>
          <w:rFonts w:ascii="Univers for KPMG" w:hAnsi="Univers for KPMG"/>
          <w:sz w:val="20"/>
        </w:rPr>
        <w:t xml:space="preserve"> (“</w:t>
      </w:r>
      <w:r w:rsidR="007A2AFA">
        <w:rPr>
          <w:rFonts w:ascii="Univers for KPMG" w:hAnsi="Univers for KPMG"/>
          <w:sz w:val="20"/>
        </w:rPr>
        <w:t>Hennick</w:t>
      </w:r>
      <w:r>
        <w:rPr>
          <w:rFonts w:ascii="Univers for KPMG" w:hAnsi="Univers for KPMG"/>
          <w:sz w:val="20"/>
        </w:rPr>
        <w:t xml:space="preserve">”, “Client” or “you”) to assist you in performing due diligence in connection with your potential </w:t>
      </w:r>
      <w:r w:rsidR="00926E6B">
        <w:rPr>
          <w:rFonts w:ascii="Univers for KPMG" w:hAnsi="Univers for KPMG"/>
          <w:sz w:val="20"/>
        </w:rPr>
        <w:t>investment</w:t>
      </w:r>
      <w:r>
        <w:rPr>
          <w:rFonts w:ascii="Univers for KPMG" w:hAnsi="Univers for KPMG"/>
          <w:sz w:val="20"/>
        </w:rPr>
        <w:t xml:space="preserve"> (the “Transaction”) </w:t>
      </w:r>
      <w:r w:rsidR="00926E6B">
        <w:rPr>
          <w:rFonts w:ascii="Univers for KPMG" w:hAnsi="Univers for KPMG"/>
          <w:sz w:val="20"/>
        </w:rPr>
        <w:t>in</w:t>
      </w:r>
      <w:r>
        <w:rPr>
          <w:rFonts w:ascii="Univers for KPMG" w:hAnsi="Univers for KPMG"/>
          <w:sz w:val="20"/>
        </w:rPr>
        <w:t xml:space="preserve"> </w:t>
      </w:r>
      <w:r w:rsidR="00926E6B">
        <w:rPr>
          <w:rFonts w:ascii="Univers for KPMG" w:hAnsi="Univers for KPMG"/>
          <w:sz w:val="20"/>
        </w:rPr>
        <w:t xml:space="preserve">Gardiner &amp; Theobald LLP </w:t>
      </w:r>
      <w:r>
        <w:rPr>
          <w:rFonts w:ascii="Univers for KPMG" w:hAnsi="Univers for KPMG"/>
          <w:sz w:val="20"/>
        </w:rPr>
        <w:t>(the “Company” or “Target”). The following sections describe the objective of our engagement, the nature of the services we will provide, and our professional arrangements.</w:t>
      </w:r>
    </w:p>
    <w:p w14:paraId="01DFAA2E" w14:textId="77777777" w:rsidR="00FF51EC" w:rsidRDefault="0004013B" w:rsidP="00D3464E">
      <w:pPr>
        <w:spacing w:before="137"/>
        <w:ind w:left="1620"/>
        <w:rPr>
          <w:rFonts w:ascii="Univers for KPMG"/>
          <w:b/>
          <w:sz w:val="20"/>
        </w:rPr>
      </w:pPr>
      <w:r>
        <w:rPr>
          <w:rFonts w:ascii="Univers for KPMG"/>
          <w:b/>
          <w:sz w:val="20"/>
        </w:rPr>
        <w:t>Objective</w:t>
      </w:r>
    </w:p>
    <w:p w14:paraId="7C9065CC" w14:textId="77777777" w:rsidR="00FF51EC" w:rsidRDefault="0004013B" w:rsidP="00D3464E">
      <w:pPr>
        <w:spacing w:before="141" w:line="252" w:lineRule="auto"/>
        <w:ind w:left="1620" w:right="367"/>
        <w:rPr>
          <w:rFonts w:ascii="Univers for KPMG"/>
          <w:sz w:val="20"/>
        </w:rPr>
      </w:pPr>
      <w:r>
        <w:rPr>
          <w:rFonts w:ascii="Univers for KPMG"/>
          <w:sz w:val="20"/>
        </w:rPr>
        <w:t>Our objective is to assist you with your assessment of the risks and opportunities of your potential acquisition of Target. In this regard and pursuant to your requests, we will make inquiries and perform analyses based on information made available to us. Our assistance will be directed towards those business activities and related financial data that you have identified as being of concern to you.</w:t>
      </w:r>
    </w:p>
    <w:p w14:paraId="4A9E4111" w14:textId="5A693A8F" w:rsidR="00FF51EC" w:rsidRDefault="00F1092C" w:rsidP="00D3464E">
      <w:pPr>
        <w:spacing w:before="138"/>
        <w:ind w:left="1620"/>
        <w:rPr>
          <w:rFonts w:ascii="Univers for KPMG"/>
          <w:b/>
          <w:sz w:val="20"/>
        </w:rPr>
      </w:pPr>
      <w:r>
        <w:rPr>
          <w:rFonts w:ascii="Univers for KPMG"/>
          <w:b/>
          <w:sz w:val="20"/>
        </w:rPr>
        <w:t>Deal Advisory</w:t>
      </w:r>
      <w:r w:rsidR="0018795F">
        <w:rPr>
          <w:rFonts w:ascii="Univers for KPMG"/>
          <w:b/>
          <w:sz w:val="20"/>
        </w:rPr>
        <w:t xml:space="preserve"> &amp; M&amp;A Tax</w:t>
      </w:r>
      <w:r w:rsidR="0004013B">
        <w:rPr>
          <w:rFonts w:ascii="Univers for KPMG"/>
          <w:b/>
          <w:sz w:val="20"/>
        </w:rPr>
        <w:t xml:space="preserve"> Procedures</w:t>
      </w:r>
    </w:p>
    <w:p w14:paraId="3433009E" w14:textId="02A3B4DC" w:rsidR="00FF51EC" w:rsidRDefault="0004013B" w:rsidP="00D3464E">
      <w:pPr>
        <w:spacing w:before="142" w:line="252" w:lineRule="auto"/>
        <w:ind w:left="1620" w:right="269"/>
        <w:rPr>
          <w:rFonts w:ascii="Univers for KPMG"/>
          <w:sz w:val="20"/>
        </w:rPr>
      </w:pPr>
      <w:r>
        <w:rPr>
          <w:rFonts w:ascii="Univers for KPMG"/>
          <w:sz w:val="20"/>
        </w:rPr>
        <w:t>The procedures we perform are modified to meet each client's informational requests. The procedures which are to be performed in this instance have been agreed in advance with you and are attached as Appendix A.</w:t>
      </w:r>
      <w:r w:rsidR="0018795F">
        <w:rPr>
          <w:rFonts w:ascii="Univers for KPMG"/>
          <w:sz w:val="20"/>
        </w:rPr>
        <w:t xml:space="preserve"> </w:t>
      </w:r>
      <w:r w:rsidR="0018795F" w:rsidRPr="003238DA">
        <w:rPr>
          <w:rFonts w:ascii="Univers for KPMG"/>
          <w:sz w:val="20"/>
        </w:rPr>
        <w:t>These services are limited to those which you have determined will best meet your informational needs; however, these procedures will not necessarily disclose all significant tax exposure items of Target.</w:t>
      </w:r>
      <w:r>
        <w:rPr>
          <w:rFonts w:ascii="Univers for KPMG"/>
          <w:sz w:val="20"/>
        </w:rPr>
        <w:t xml:space="preserve"> Any agreed developments in the scope of our work as the engagement progresses will be reported in writing and will be subject to the terms of this letter unless otherwise agreed in writing.</w:t>
      </w:r>
    </w:p>
    <w:p w14:paraId="7B9A8180" w14:textId="014B7888" w:rsidR="00765EF5" w:rsidRDefault="0004013B" w:rsidP="0018795F">
      <w:pPr>
        <w:spacing w:before="127" w:line="252" w:lineRule="auto"/>
        <w:ind w:left="1620" w:right="446"/>
        <w:rPr>
          <w:rFonts w:ascii="Univers for KPMG" w:hAnsi="Univers for KPMG"/>
          <w:sz w:val="20"/>
        </w:rPr>
      </w:pPr>
      <w:r>
        <w:rPr>
          <w:rFonts w:ascii="Univers for KPMG" w:hAnsi="Univers for KPMG"/>
          <w:sz w:val="20"/>
        </w:rPr>
        <w:t>Our ability to gather the information you require and to complete our work will be dependent upon the availability of information and the co-operation of Target’s personnel and advisors. If we are restricted in our ability to complete our work, we will inform you and will discuss the revised procedures that we will perform for you.</w:t>
      </w:r>
    </w:p>
    <w:p w14:paraId="21AE1B2B" w14:textId="77777777" w:rsidR="0018795F" w:rsidRPr="003238DA" w:rsidRDefault="0018795F" w:rsidP="0018795F">
      <w:pPr>
        <w:spacing w:before="130" w:line="252" w:lineRule="auto"/>
        <w:ind w:left="1644" w:right="406"/>
        <w:rPr>
          <w:rFonts w:ascii="Univers for KPMG"/>
          <w:sz w:val="20"/>
        </w:rPr>
      </w:pPr>
      <w:r w:rsidRPr="003238DA">
        <w:rPr>
          <w:rFonts w:ascii="Univers for KPMG"/>
          <w:sz w:val="20"/>
        </w:rPr>
        <w:t>For greater certainty, our fees shall not in any way be contingent or dependent upon any of the findings or results of our tax advice or our services.</w:t>
      </w:r>
    </w:p>
    <w:p w14:paraId="1AA7F7B4" w14:textId="77777777" w:rsidR="00012FBF" w:rsidRDefault="0018795F" w:rsidP="0018795F">
      <w:pPr>
        <w:tabs>
          <w:tab w:val="left" w:pos="4169"/>
          <w:tab w:val="left" w:pos="8071"/>
        </w:tabs>
        <w:spacing w:before="127" w:line="252" w:lineRule="auto"/>
        <w:ind w:left="1620" w:right="446"/>
        <w:rPr>
          <w:rFonts w:ascii="Univers for KPMG"/>
          <w:sz w:val="20"/>
        </w:rPr>
      </w:pPr>
      <w:r>
        <w:rPr>
          <w:rFonts w:ascii="Univers for KPMG"/>
          <w:sz w:val="20"/>
        </w:rPr>
        <w:tab/>
      </w:r>
    </w:p>
    <w:p w14:paraId="17B13AEA" w14:textId="77777777" w:rsidR="00012FBF" w:rsidRDefault="00012FBF" w:rsidP="0018795F">
      <w:pPr>
        <w:tabs>
          <w:tab w:val="left" w:pos="4169"/>
          <w:tab w:val="left" w:pos="8071"/>
        </w:tabs>
        <w:spacing w:before="127" w:line="252" w:lineRule="auto"/>
        <w:ind w:left="1620" w:right="446"/>
        <w:rPr>
          <w:rFonts w:ascii="Univers for KPMG"/>
          <w:sz w:val="20"/>
        </w:rPr>
      </w:pPr>
    </w:p>
    <w:p w14:paraId="475BA3F7" w14:textId="38D67E1F" w:rsidR="0018795F" w:rsidRDefault="0018795F" w:rsidP="0018795F">
      <w:pPr>
        <w:tabs>
          <w:tab w:val="left" w:pos="4169"/>
          <w:tab w:val="left" w:pos="8071"/>
        </w:tabs>
        <w:spacing w:before="127" w:line="252" w:lineRule="auto"/>
        <w:ind w:left="1620" w:right="446"/>
        <w:rPr>
          <w:rFonts w:ascii="Univers for KPMG"/>
          <w:sz w:val="20"/>
        </w:rPr>
      </w:pPr>
      <w:r>
        <w:rPr>
          <w:rFonts w:ascii="Univers for KPMG"/>
          <w:sz w:val="20"/>
        </w:rPr>
        <w:tab/>
      </w:r>
    </w:p>
    <w:p w14:paraId="6F8FA4C6" w14:textId="44829598" w:rsidR="00765EF5" w:rsidRDefault="00765EF5" w:rsidP="00926E6B">
      <w:pPr>
        <w:tabs>
          <w:tab w:val="left" w:pos="8071"/>
        </w:tabs>
        <w:spacing w:before="133"/>
        <w:ind w:left="1644"/>
        <w:rPr>
          <w:rFonts w:ascii="Univers for KPMG"/>
          <w:b/>
          <w:sz w:val="20"/>
        </w:rPr>
      </w:pPr>
      <w:r w:rsidRPr="006F02FD">
        <w:rPr>
          <w:rFonts w:ascii="Univers for KPMG"/>
          <w:b/>
          <w:sz w:val="20"/>
        </w:rPr>
        <w:lastRenderedPageBreak/>
        <w:t>M&amp;A Tax Advisory Services</w:t>
      </w:r>
      <w:r w:rsidR="00926E6B">
        <w:rPr>
          <w:rFonts w:ascii="Univers for KPMG"/>
          <w:b/>
          <w:sz w:val="20"/>
        </w:rPr>
        <w:tab/>
      </w:r>
    </w:p>
    <w:p w14:paraId="74B12860" w14:textId="77777777" w:rsidR="00765EF5" w:rsidRDefault="00765EF5" w:rsidP="00765EF5">
      <w:pPr>
        <w:spacing w:before="130" w:line="252" w:lineRule="auto"/>
        <w:ind w:left="1644" w:right="406"/>
        <w:rPr>
          <w:rFonts w:ascii="Univers for KPMG"/>
          <w:sz w:val="20"/>
        </w:rPr>
      </w:pPr>
      <w:r w:rsidRPr="006F02FD">
        <w:rPr>
          <w:rFonts w:ascii="Univers for KPMG"/>
          <w:sz w:val="20"/>
        </w:rPr>
        <w:t>If you carry on business or reside in Qu</w:t>
      </w:r>
      <w:r w:rsidRPr="006F02FD">
        <w:rPr>
          <w:rFonts w:ascii="Univers for KPMG"/>
          <w:sz w:val="20"/>
        </w:rPr>
        <w:t>é</w:t>
      </w:r>
      <w:r w:rsidRPr="006F02FD">
        <w:rPr>
          <w:rFonts w:ascii="Univers for KPMG"/>
          <w:sz w:val="20"/>
        </w:rPr>
        <w:t>bec, KPMG wishes to advise you that Qu</w:t>
      </w:r>
      <w:r w:rsidRPr="006F02FD">
        <w:rPr>
          <w:rFonts w:ascii="Univers for KPMG"/>
          <w:sz w:val="20"/>
        </w:rPr>
        <w:t>é</w:t>
      </w:r>
      <w:r w:rsidRPr="006F02FD">
        <w:rPr>
          <w:rFonts w:ascii="Univers for KPMG"/>
          <w:sz w:val="20"/>
        </w:rPr>
        <w:t xml:space="preserve">bec introduced legislation that prohibits a taxpayer who has carried out a transaction, or series of transactions, that is subject to a </w:t>
      </w:r>
      <w:proofErr w:type="spellStart"/>
      <w:r w:rsidRPr="006F02FD">
        <w:rPr>
          <w:rFonts w:ascii="Univers for KPMG"/>
          <w:sz w:val="20"/>
        </w:rPr>
        <w:t>Revenu</w:t>
      </w:r>
      <w:proofErr w:type="spellEnd"/>
      <w:r w:rsidRPr="006F02FD">
        <w:rPr>
          <w:rFonts w:ascii="Univers for KPMG"/>
          <w:sz w:val="20"/>
        </w:rPr>
        <w:t xml:space="preserve"> Qu</w:t>
      </w:r>
      <w:r w:rsidRPr="006F02FD">
        <w:rPr>
          <w:rFonts w:ascii="Univers for KPMG"/>
          <w:sz w:val="20"/>
        </w:rPr>
        <w:t>é</w:t>
      </w:r>
      <w:r w:rsidRPr="006F02FD">
        <w:rPr>
          <w:rFonts w:ascii="Univers for KPMG"/>
          <w:sz w:val="20"/>
        </w:rPr>
        <w:t xml:space="preserve">bec final assessment based on the general anti-avoidance rule, from being able to obtain authorization from the </w:t>
      </w:r>
      <w:proofErr w:type="spellStart"/>
      <w:r w:rsidRPr="006F02FD">
        <w:rPr>
          <w:rFonts w:ascii="Univers for KPMG"/>
          <w:sz w:val="20"/>
        </w:rPr>
        <w:t>Autorit</w:t>
      </w:r>
      <w:r w:rsidRPr="006F02FD">
        <w:rPr>
          <w:rFonts w:ascii="Univers for KPMG"/>
          <w:sz w:val="20"/>
        </w:rPr>
        <w:t>é</w:t>
      </w:r>
      <w:proofErr w:type="spellEnd"/>
      <w:r w:rsidRPr="006F02FD">
        <w:rPr>
          <w:rFonts w:ascii="Univers for KPMG"/>
          <w:sz w:val="20"/>
        </w:rPr>
        <w:t xml:space="preserve"> des </w:t>
      </w:r>
      <w:proofErr w:type="spellStart"/>
      <w:r w:rsidRPr="006F02FD">
        <w:rPr>
          <w:rFonts w:ascii="Univers for KPMG"/>
          <w:sz w:val="20"/>
        </w:rPr>
        <w:t>march</w:t>
      </w:r>
      <w:r w:rsidRPr="006F02FD">
        <w:rPr>
          <w:rFonts w:ascii="Univers for KPMG"/>
          <w:sz w:val="20"/>
        </w:rPr>
        <w:t>é</w:t>
      </w:r>
      <w:r w:rsidRPr="006F02FD">
        <w:rPr>
          <w:rFonts w:ascii="Univers for KPMG"/>
          <w:sz w:val="20"/>
        </w:rPr>
        <w:t>s</w:t>
      </w:r>
      <w:proofErr w:type="spellEnd"/>
      <w:r w:rsidRPr="006F02FD">
        <w:rPr>
          <w:rFonts w:ascii="Univers for KPMG"/>
          <w:sz w:val="20"/>
        </w:rPr>
        <w:t xml:space="preserve"> publics (AMP) to bid for or obtain public contracts. The taxpayer will be listed in the Register of Enterprises Ineligible for Public Contracts for a period of five years from the time the name is entered on the list.</w:t>
      </w:r>
    </w:p>
    <w:p w14:paraId="4B66F32B" w14:textId="77777777" w:rsidR="00765EF5" w:rsidRPr="006F02FD" w:rsidRDefault="00765EF5" w:rsidP="00765EF5">
      <w:pPr>
        <w:spacing w:before="130" w:line="252" w:lineRule="auto"/>
        <w:ind w:left="1644" w:right="406"/>
        <w:rPr>
          <w:rFonts w:ascii="Univers for KPMG"/>
          <w:sz w:val="20"/>
        </w:rPr>
      </w:pPr>
      <w:r w:rsidRPr="006F02FD">
        <w:rPr>
          <w:rFonts w:ascii="Univers for KPMG"/>
          <w:sz w:val="20"/>
        </w:rPr>
        <w:t>If Client or any of Client</w:t>
      </w:r>
      <w:r w:rsidRPr="006F02FD">
        <w:rPr>
          <w:rFonts w:ascii="Univers for KPMG"/>
          <w:sz w:val="20"/>
        </w:rPr>
        <w:t>’</w:t>
      </w:r>
      <w:r w:rsidRPr="006F02FD">
        <w:rPr>
          <w:rFonts w:ascii="Univers for KPMG"/>
          <w:sz w:val="20"/>
        </w:rPr>
        <w:t xml:space="preserve">s affiliates, subsidiaries or related parties have any economic, physical or other presence in any European Union (EU) country, Client may have a reportable transaction under the terms of the EU Mandatory Disclosure Requirements for Intermediaries and Taxpayers (the </w:t>
      </w:r>
      <w:r w:rsidRPr="006F02FD">
        <w:rPr>
          <w:rFonts w:ascii="Univers for KPMG"/>
          <w:sz w:val="20"/>
        </w:rPr>
        <w:t>“</w:t>
      </w:r>
      <w:r w:rsidRPr="006F02FD">
        <w:rPr>
          <w:rFonts w:ascii="Univers for KPMG"/>
          <w:sz w:val="20"/>
        </w:rPr>
        <w:t>EU Disclosure Requirements</w:t>
      </w:r>
      <w:r w:rsidRPr="006F02FD">
        <w:rPr>
          <w:rFonts w:ascii="Univers for KPMG"/>
          <w:sz w:val="20"/>
        </w:rPr>
        <w:t>”</w:t>
      </w:r>
      <w:r w:rsidRPr="006F02FD">
        <w:rPr>
          <w:rFonts w:ascii="Univers for KPMG"/>
          <w:sz w:val="20"/>
        </w:rPr>
        <w:t>).  Client is advised to consult with a tax or legal professional service provider proficient in such EU Disclosure Requirements for assistance in this regard.  For greater certainty, we will not provide any advice with respect to the EU Disclosure Requirements.</w:t>
      </w:r>
    </w:p>
    <w:p w14:paraId="478BA20C" w14:textId="77777777" w:rsidR="00765EF5" w:rsidRPr="006F02FD" w:rsidRDefault="00765EF5" w:rsidP="00765EF5">
      <w:pPr>
        <w:spacing w:before="130" w:line="252" w:lineRule="auto"/>
        <w:ind w:left="1644" w:right="406"/>
        <w:rPr>
          <w:rFonts w:ascii="Univers for KPMG"/>
          <w:sz w:val="20"/>
        </w:rPr>
      </w:pPr>
      <w:r w:rsidRPr="006F02FD">
        <w:rPr>
          <w:rFonts w:ascii="Univers for KPMG"/>
          <w:sz w:val="20"/>
        </w:rPr>
        <w:t>If the engagement includes the engagement, subcontracting or other use by us of any one or more KPMG member firms located in the EU, such EU member firm or firms may have to disclose details of the advice and/or work product provided by us and/or such member firm under this engagement letter to any one or more EU tax authorities pursuant to the above EU Disclosure Requirements.  To the fullest extent permitted by law, we are not liable to you for any consequences, damages, claims, penalties, fines, actions, complaints, suits, proceedings, liabilities, costs, expenses, losses or demands that may result or arise from or otherwise be connected with any such disclosure.</w:t>
      </w:r>
    </w:p>
    <w:p w14:paraId="52D46FA3" w14:textId="77777777" w:rsidR="00765EF5" w:rsidRPr="006F02FD" w:rsidRDefault="00765EF5" w:rsidP="00765EF5">
      <w:pPr>
        <w:spacing w:before="130" w:line="252" w:lineRule="auto"/>
        <w:ind w:left="1644" w:right="406"/>
        <w:rPr>
          <w:rFonts w:ascii="Univers for KPMG"/>
          <w:sz w:val="20"/>
        </w:rPr>
      </w:pPr>
      <w:r w:rsidRPr="006F02FD">
        <w:rPr>
          <w:rFonts w:ascii="Univers for KPMG"/>
          <w:sz w:val="20"/>
        </w:rPr>
        <w:t>Our advice will be limited to the conclusions specifically set forth in our reporting letter and KPMG will not express an opinion with respect to any other federal, provincial or foreign tax or legal aspect of the transactions described therein. It should be noted that the Canada Revenue Agency and/or the relevant provincial tax authority and/or any other governmental tax authority (collectively a Tax or Revenue Authority) could take a different position with respect to these transactions, in which case it may be necessary for you to defend this position on appeal from an assessment or litigate the dispute before the courts, including one or more appellate courts, in order for our conclusions to prevail.  If a settlement were reached with a Tax or Revenue Authority or if such appeal and litigation were not, or were not entirely, successful, the result would likely be different from the views we express in our reporting letter.  Unless expressly provided for, KPMG</w:t>
      </w:r>
      <w:r w:rsidRPr="006F02FD">
        <w:rPr>
          <w:rFonts w:ascii="Univers for KPMG"/>
          <w:sz w:val="20"/>
        </w:rPr>
        <w:t>’</w:t>
      </w:r>
      <w:r w:rsidRPr="006F02FD">
        <w:rPr>
          <w:rFonts w:ascii="Univers for KPMG"/>
          <w:sz w:val="20"/>
        </w:rPr>
        <w:t>s services do not include representing Client in the event of a challenge by a Tax or Revenue Authority or litigation before any court.</w:t>
      </w:r>
    </w:p>
    <w:p w14:paraId="3ACBB2C8" w14:textId="77777777" w:rsidR="00765EF5" w:rsidRPr="003238DA" w:rsidRDefault="00765EF5" w:rsidP="00765EF5">
      <w:pPr>
        <w:spacing w:before="130" w:line="252" w:lineRule="auto"/>
        <w:ind w:left="1644" w:right="406"/>
        <w:rPr>
          <w:rFonts w:ascii="Univers for KPMG"/>
          <w:sz w:val="20"/>
        </w:rPr>
      </w:pPr>
      <w:r w:rsidRPr="006F02FD">
        <w:rPr>
          <w:rFonts w:ascii="Univers for KPMG"/>
          <w:sz w:val="20"/>
        </w:rPr>
        <w:t>Our tax advisory services, both written and oral, will be based on the facts and assumptions available to us. We will not independently verify this information. Inaccuracy or incompleteness of the information could have a material effect on our conclusions.</w:t>
      </w:r>
    </w:p>
    <w:p w14:paraId="064AA284" w14:textId="49487417" w:rsidR="00765EF5" w:rsidRDefault="00765EF5">
      <w:pPr>
        <w:rPr>
          <w:rFonts w:ascii="Univers for KPMG"/>
          <w:sz w:val="20"/>
        </w:rPr>
        <w:sectPr w:rsidR="00765EF5">
          <w:headerReference w:type="even" r:id="rId16"/>
          <w:headerReference w:type="default" r:id="rId17"/>
          <w:headerReference w:type="first" r:id="rId18"/>
          <w:type w:val="continuous"/>
          <w:pgSz w:w="12240" w:h="15840"/>
          <w:pgMar w:top="1660" w:right="920" w:bottom="1080" w:left="960" w:header="720" w:footer="720" w:gutter="0"/>
          <w:cols w:space="720"/>
        </w:sectPr>
      </w:pPr>
    </w:p>
    <w:p w14:paraId="78496430" w14:textId="77777777" w:rsidR="00FF51EC" w:rsidRDefault="00FF51EC">
      <w:pPr>
        <w:pStyle w:val="BodyText"/>
        <w:spacing w:before="3"/>
        <w:rPr>
          <w:rFonts w:ascii="Univers for KPMG"/>
          <w:b/>
          <w:sz w:val="13"/>
        </w:rPr>
      </w:pPr>
    </w:p>
    <w:p w14:paraId="32957528" w14:textId="4F8336F4" w:rsidR="004927C0" w:rsidRDefault="004927C0" w:rsidP="0000306A">
      <w:pPr>
        <w:spacing w:line="215" w:lineRule="exact"/>
        <w:ind w:left="945" w:firstLine="700"/>
        <w:rPr>
          <w:rFonts w:ascii="Univers for KPMG"/>
          <w:b/>
          <w:bCs/>
          <w:sz w:val="20"/>
        </w:rPr>
      </w:pPr>
      <w:r w:rsidRPr="004927C0">
        <w:rPr>
          <w:rFonts w:ascii="Univers for KPMG"/>
          <w:b/>
          <w:bCs/>
          <w:sz w:val="20"/>
        </w:rPr>
        <w:t>Reporting</w:t>
      </w:r>
    </w:p>
    <w:p w14:paraId="2ABC52C7" w14:textId="77777777" w:rsidR="004927C0" w:rsidRPr="004927C0" w:rsidRDefault="004927C0" w:rsidP="0000306A">
      <w:pPr>
        <w:spacing w:line="215" w:lineRule="exact"/>
        <w:ind w:left="945" w:firstLine="700"/>
        <w:rPr>
          <w:rFonts w:ascii="Univers for KPMG"/>
          <w:b/>
          <w:bCs/>
          <w:sz w:val="20"/>
        </w:rPr>
      </w:pPr>
    </w:p>
    <w:p w14:paraId="15C06E91" w14:textId="77777777" w:rsidR="0000306A" w:rsidRDefault="0000306A" w:rsidP="0000306A">
      <w:pPr>
        <w:spacing w:line="215" w:lineRule="exact"/>
        <w:ind w:left="945" w:firstLine="700"/>
        <w:rPr>
          <w:rFonts w:ascii="Univers for KPMG"/>
          <w:sz w:val="20"/>
        </w:rPr>
      </w:pPr>
      <w:r>
        <w:rPr>
          <w:rFonts w:ascii="Univers for KPMG"/>
          <w:sz w:val="20"/>
        </w:rPr>
        <w:t xml:space="preserve">During the course of our work, we will keep you informed of our progress, </w:t>
      </w:r>
      <w:proofErr w:type="gramStart"/>
      <w:r>
        <w:rPr>
          <w:rFonts w:ascii="Univers for KPMG"/>
          <w:sz w:val="20"/>
        </w:rPr>
        <w:t>significant</w:t>
      </w:r>
      <w:proofErr w:type="gramEnd"/>
    </w:p>
    <w:p w14:paraId="125E7517" w14:textId="77777777" w:rsidR="00FF51EC" w:rsidRDefault="0004013B">
      <w:pPr>
        <w:spacing w:before="48" w:line="252" w:lineRule="auto"/>
        <w:ind w:left="1645" w:right="249"/>
        <w:rPr>
          <w:rFonts w:ascii="Univers for KPMG" w:hAnsi="Univers for KPMG"/>
          <w:sz w:val="20"/>
        </w:rPr>
      </w:pPr>
      <w:r>
        <w:rPr>
          <w:rFonts w:ascii="Univers for KPMG" w:hAnsi="Univers for KPMG"/>
          <w:sz w:val="20"/>
        </w:rPr>
        <w:t>issues we have identified and projected timelines to completion. Our report will only comment on salient findings resulting from the procedures performed. Our report will include a statement that the information presented is based on discussions with and information provided by Target’s management and its external auditors, respectively. We draw your attention to Section 5 of the Terms and Conditions for Advisory and Tax Services, attached as Appendix B, which restricts the circulation of our report.</w:t>
      </w:r>
    </w:p>
    <w:p w14:paraId="4CBEA09D" w14:textId="64FBC9AA" w:rsidR="00FF51EC" w:rsidRDefault="0004013B">
      <w:pPr>
        <w:spacing w:before="127" w:line="252" w:lineRule="auto"/>
        <w:ind w:left="1645" w:right="272"/>
        <w:rPr>
          <w:rFonts w:ascii="Univers for KPMG"/>
          <w:sz w:val="20"/>
        </w:rPr>
      </w:pPr>
      <w:r>
        <w:rPr>
          <w:rFonts w:ascii="Univers for KPMG"/>
          <w:sz w:val="20"/>
        </w:rPr>
        <w:t xml:space="preserve">With our prior written permission, should you wish to circulate the report to other parties for informational purposes, we will request that you and the other party release and indemnify KPMG from any liability related to the report distribution. In addition, we will require a written acknowledgment from you and the requesting party of the terms of the release of the report, as attached in Appendix </w:t>
      </w:r>
      <w:r w:rsidR="003D43D6">
        <w:rPr>
          <w:rFonts w:ascii="Univers for KPMG"/>
          <w:sz w:val="20"/>
        </w:rPr>
        <w:t>C</w:t>
      </w:r>
      <w:r>
        <w:rPr>
          <w:rFonts w:ascii="Univers for KPMG"/>
          <w:sz w:val="20"/>
        </w:rPr>
        <w:t>.</w:t>
      </w:r>
    </w:p>
    <w:p w14:paraId="482475C9" w14:textId="77777777" w:rsidR="00FF51EC" w:rsidRDefault="0004013B">
      <w:pPr>
        <w:spacing w:before="131" w:line="252" w:lineRule="auto"/>
        <w:ind w:left="1644" w:right="284"/>
        <w:rPr>
          <w:rFonts w:ascii="Univers for KPMG" w:hAnsi="Univers for KPMG"/>
          <w:sz w:val="20"/>
        </w:rPr>
      </w:pPr>
      <w:r>
        <w:rPr>
          <w:rFonts w:ascii="Univers for KPMG" w:hAnsi="Univers for KPMG"/>
          <w:sz w:val="20"/>
        </w:rPr>
        <w:t>In respect of sustainability of earnings, our work will be restricted to assisting you in the identification and documentation of items which may be “non-recurring” or “exceptional” or otherwise unrepresentative of the trend in earnings using criteria established by you. Because there is no authoritative literature or common standard with respect to the calculation of sustainable earnings, there is no basis to state whether all appropriate and comparable adjustments have been made. In addition, while the adjustments may indeed relate to items which are “non-recurring” or “exceptional” or otherwise unrepresentative of the trend, it is possible that earnings for future periods may be affected by such items, which may be different from the historical items.</w:t>
      </w:r>
    </w:p>
    <w:p w14:paraId="6347C9C4" w14:textId="77E007CD" w:rsidR="00765EF5" w:rsidRDefault="0004013B" w:rsidP="00765EF5">
      <w:pPr>
        <w:spacing w:before="133"/>
        <w:ind w:left="1644"/>
        <w:rPr>
          <w:rFonts w:ascii="Univers for KPMG"/>
          <w:b/>
          <w:sz w:val="20"/>
        </w:rPr>
      </w:pPr>
      <w:r>
        <w:rPr>
          <w:rFonts w:ascii="Univers for KPMG"/>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r w:rsidR="00765EF5" w:rsidRPr="008751DD">
        <w:rPr>
          <w:rFonts w:ascii="Univers for KPMG"/>
          <w:b/>
          <w:sz w:val="20"/>
        </w:rPr>
        <w:t xml:space="preserve"> </w:t>
      </w:r>
    </w:p>
    <w:p w14:paraId="340DE4EF" w14:textId="07256399" w:rsidR="00FF51EC" w:rsidRDefault="0004013B">
      <w:pPr>
        <w:spacing w:before="133"/>
        <w:ind w:left="1644"/>
        <w:rPr>
          <w:rFonts w:ascii="Univers for KPMG"/>
          <w:b/>
          <w:sz w:val="20"/>
        </w:rPr>
      </w:pPr>
      <w:r>
        <w:rPr>
          <w:rFonts w:ascii="Univers for KPMG"/>
          <w:b/>
          <w:sz w:val="20"/>
        </w:rPr>
        <w:t>Timing</w:t>
      </w:r>
    </w:p>
    <w:p w14:paraId="141461F8" w14:textId="77777777" w:rsidR="00FF51EC" w:rsidRDefault="0004013B">
      <w:pPr>
        <w:spacing w:before="143" w:line="252" w:lineRule="auto"/>
        <w:ind w:left="1643" w:right="329"/>
        <w:rPr>
          <w:rFonts w:ascii="Univers for KPMG" w:hAnsi="Univers for KPMG"/>
          <w:sz w:val="20"/>
        </w:rPr>
      </w:pPr>
      <w:r>
        <w:rPr>
          <w:rFonts w:ascii="Univers for KPMG" w:hAnsi="Univers for KPMG"/>
          <w:sz w:val="20"/>
        </w:rPr>
        <w:t>We acknowledge that the timing of our work is important to your needs. Client acknowledges that our ability to gather information that you require and to complete the report in a timely manner within our estimate of fees and expenses depends upon a variety of factors outside of KPMG’s control, including but not limited to, the availability of the information, the degree of co-operation KPMG receives from Target’s personnel and advisors, and the timeliness and completeness of Target’s responses to our request for information.</w:t>
      </w:r>
    </w:p>
    <w:p w14:paraId="6CFF22F6" w14:textId="77777777" w:rsidR="00FF51EC" w:rsidRDefault="0004013B">
      <w:pPr>
        <w:spacing w:before="129" w:line="252" w:lineRule="auto"/>
        <w:ind w:left="1643" w:right="873"/>
        <w:rPr>
          <w:rFonts w:ascii="Univers for KPMG"/>
          <w:sz w:val="20"/>
        </w:rPr>
      </w:pPr>
      <w:r>
        <w:rPr>
          <w:rFonts w:ascii="Univers for KPMG"/>
          <w:sz w:val="20"/>
        </w:rPr>
        <w:t>We are prepared to complete our procedures expeditiously, in accordance with the following timetable:</w:t>
      </w:r>
    </w:p>
    <w:p w14:paraId="12ED163B" w14:textId="77777777" w:rsidR="00FF51EC" w:rsidRDefault="0004013B" w:rsidP="00C92B08">
      <w:pPr>
        <w:pStyle w:val="ListParagraph"/>
        <w:numPr>
          <w:ilvl w:val="0"/>
          <w:numId w:val="14"/>
        </w:numPr>
        <w:tabs>
          <w:tab w:val="left" w:pos="2005"/>
          <w:tab w:val="left" w:pos="2006"/>
        </w:tabs>
        <w:spacing w:before="125"/>
        <w:rPr>
          <w:rFonts w:ascii="Univers for KPMG" w:hAnsi="Univers for KPMG"/>
          <w:sz w:val="20"/>
        </w:rPr>
      </w:pPr>
      <w:r>
        <w:rPr>
          <w:rFonts w:ascii="Univers for KPMG" w:hAnsi="Univers for KPMG"/>
          <w:sz w:val="20"/>
        </w:rPr>
        <w:t>Commence work:</w:t>
      </w:r>
      <w:r>
        <w:rPr>
          <w:rFonts w:ascii="Univers for KPMG" w:hAnsi="Univers for KPMG"/>
          <w:spacing w:val="-25"/>
          <w:sz w:val="20"/>
        </w:rPr>
        <w:t xml:space="preserve"> </w:t>
      </w:r>
      <w:proofErr w:type="gramStart"/>
      <w:r>
        <w:rPr>
          <w:rFonts w:ascii="Univers for KPMG" w:hAnsi="Univers for KPMG"/>
          <w:sz w:val="20"/>
        </w:rPr>
        <w:t>Immediately</w:t>
      </w:r>
      <w:proofErr w:type="gramEnd"/>
    </w:p>
    <w:p w14:paraId="2C7A876A" w14:textId="77777777" w:rsidR="00FF51EC" w:rsidRPr="00C843A5" w:rsidRDefault="0004013B" w:rsidP="00C92B08">
      <w:pPr>
        <w:pStyle w:val="ListParagraph"/>
        <w:numPr>
          <w:ilvl w:val="0"/>
          <w:numId w:val="14"/>
        </w:numPr>
        <w:tabs>
          <w:tab w:val="left" w:pos="2005"/>
          <w:tab w:val="left" w:pos="2006"/>
        </w:tabs>
        <w:spacing w:before="136"/>
        <w:rPr>
          <w:rFonts w:ascii="Univers for KPMG" w:hAnsi="Univers for KPMG"/>
          <w:sz w:val="20"/>
        </w:rPr>
      </w:pPr>
      <w:r>
        <w:rPr>
          <w:rFonts w:ascii="Univers for KPMG" w:hAnsi="Univers for KPMG"/>
          <w:sz w:val="20"/>
        </w:rPr>
        <w:t xml:space="preserve">Delivery </w:t>
      </w:r>
      <w:r w:rsidRPr="00C843A5">
        <w:rPr>
          <w:rFonts w:ascii="Univers for KPMG" w:hAnsi="Univers for KPMG"/>
          <w:sz w:val="20"/>
        </w:rPr>
        <w:t>of FDD findings</w:t>
      </w:r>
      <w:r w:rsidR="00ED45F6" w:rsidRPr="00C843A5">
        <w:rPr>
          <w:rFonts w:ascii="Univers for KPMG" w:hAnsi="Univers for KPMG"/>
          <w:sz w:val="20"/>
        </w:rPr>
        <w:t xml:space="preserve"> (Excel</w:t>
      </w:r>
      <w:r w:rsidR="009E7C64" w:rsidRPr="00C843A5">
        <w:rPr>
          <w:rFonts w:ascii="Univers for KPMG" w:hAnsi="Univers for KPMG"/>
          <w:sz w:val="20"/>
        </w:rPr>
        <w:t xml:space="preserve"> </w:t>
      </w:r>
      <w:proofErr w:type="spellStart"/>
      <w:r w:rsidR="009E7C64" w:rsidRPr="00C843A5">
        <w:rPr>
          <w:rFonts w:ascii="Univers for KPMG" w:hAnsi="Univers for KPMG"/>
          <w:sz w:val="20"/>
        </w:rPr>
        <w:t>databook</w:t>
      </w:r>
      <w:proofErr w:type="spellEnd"/>
      <w:r w:rsidR="009E7C64" w:rsidRPr="00C843A5">
        <w:rPr>
          <w:rFonts w:ascii="Univers for KPMG" w:hAnsi="Univers for KPMG"/>
          <w:sz w:val="20"/>
        </w:rPr>
        <w:t xml:space="preserve"> and Key Findings report</w:t>
      </w:r>
      <w:r w:rsidR="00ED45F6" w:rsidRPr="00C843A5">
        <w:rPr>
          <w:rFonts w:ascii="Univers for KPMG" w:hAnsi="Univers for KPMG"/>
          <w:sz w:val="20"/>
        </w:rPr>
        <w:t>)</w:t>
      </w:r>
      <w:r w:rsidRPr="00C843A5">
        <w:rPr>
          <w:rFonts w:ascii="Univers for KPMG" w:hAnsi="Univers for KPMG"/>
          <w:sz w:val="20"/>
        </w:rPr>
        <w:t>:</w:t>
      </w:r>
      <w:r w:rsidRPr="00C843A5">
        <w:rPr>
          <w:rFonts w:ascii="Univers for KPMG" w:hAnsi="Univers for KPMG"/>
          <w:spacing w:val="-14"/>
          <w:sz w:val="20"/>
        </w:rPr>
        <w:t xml:space="preserve"> </w:t>
      </w:r>
      <w:proofErr w:type="gramStart"/>
      <w:r w:rsidRPr="00C843A5">
        <w:rPr>
          <w:rFonts w:ascii="Univers for KPMG" w:hAnsi="Univers for KPMG"/>
          <w:sz w:val="20"/>
        </w:rPr>
        <w:t>TBD</w:t>
      </w:r>
      <w:proofErr w:type="gramEnd"/>
    </w:p>
    <w:p w14:paraId="73A9A6E6" w14:textId="77777777" w:rsidR="00FF51EC" w:rsidRPr="00C843A5" w:rsidRDefault="0004013B" w:rsidP="00C92B08">
      <w:pPr>
        <w:pStyle w:val="ListParagraph"/>
        <w:numPr>
          <w:ilvl w:val="0"/>
          <w:numId w:val="14"/>
        </w:numPr>
        <w:tabs>
          <w:tab w:val="left" w:pos="2005"/>
          <w:tab w:val="left" w:pos="2006"/>
        </w:tabs>
        <w:spacing w:before="148"/>
        <w:rPr>
          <w:rFonts w:ascii="Univers for KPMG" w:hAnsi="Univers for KPMG"/>
          <w:sz w:val="20"/>
        </w:rPr>
      </w:pPr>
      <w:r w:rsidRPr="00C843A5">
        <w:rPr>
          <w:rFonts w:ascii="Univers for KPMG" w:hAnsi="Univers for KPMG"/>
          <w:sz w:val="20"/>
        </w:rPr>
        <w:t>Delivery of Tax findings:</w:t>
      </w:r>
      <w:r w:rsidRPr="00C843A5">
        <w:rPr>
          <w:rFonts w:ascii="Univers for KPMG" w:hAnsi="Univers for KPMG"/>
          <w:spacing w:val="-10"/>
          <w:sz w:val="20"/>
        </w:rPr>
        <w:t xml:space="preserve"> </w:t>
      </w:r>
      <w:r w:rsidRPr="00C843A5">
        <w:rPr>
          <w:rFonts w:ascii="Univers for KPMG" w:hAnsi="Univers for KPMG"/>
          <w:sz w:val="20"/>
        </w:rPr>
        <w:t>TBD</w:t>
      </w:r>
    </w:p>
    <w:p w14:paraId="4E74CB00" w14:textId="77777777" w:rsidR="00FF51EC" w:rsidRDefault="00FF51EC">
      <w:pPr>
        <w:rPr>
          <w:rFonts w:ascii="Univers for KPMG" w:hAnsi="Univers for KPMG"/>
          <w:sz w:val="20"/>
        </w:rPr>
        <w:sectPr w:rsidR="00FF51EC" w:rsidSect="00372267">
          <w:headerReference w:type="even" r:id="rId19"/>
          <w:headerReference w:type="default" r:id="rId20"/>
          <w:footerReference w:type="default" r:id="rId21"/>
          <w:headerReference w:type="first" r:id="rId22"/>
          <w:pgSz w:w="12240" w:h="15840"/>
          <w:pgMar w:top="1920" w:right="920" w:bottom="980" w:left="960" w:header="1044" w:footer="799" w:gutter="0"/>
          <w:pgNumType w:start="3"/>
          <w:cols w:space="720"/>
        </w:sectPr>
      </w:pPr>
    </w:p>
    <w:p w14:paraId="719CAC2B" w14:textId="77777777" w:rsidR="00FF51EC" w:rsidRDefault="00FF51EC">
      <w:pPr>
        <w:pStyle w:val="BodyText"/>
        <w:spacing w:before="1"/>
        <w:rPr>
          <w:rFonts w:ascii="Univers for KPMG"/>
          <w:sz w:val="13"/>
        </w:rPr>
      </w:pPr>
    </w:p>
    <w:p w14:paraId="2285E06A" w14:textId="77777777" w:rsidR="00FF51EC" w:rsidRDefault="0004013B">
      <w:pPr>
        <w:spacing w:before="55"/>
        <w:ind w:left="1645"/>
        <w:rPr>
          <w:rFonts w:ascii="Univers for KPMG"/>
          <w:b/>
          <w:sz w:val="20"/>
        </w:rPr>
      </w:pPr>
      <w:r>
        <w:rPr>
          <w:rFonts w:ascii="Univers for KPMG"/>
          <w:b/>
          <w:sz w:val="20"/>
        </w:rPr>
        <w:t>Engagement Team</w:t>
      </w:r>
    </w:p>
    <w:p w14:paraId="04FF007A" w14:textId="77777777" w:rsidR="00FF51EC" w:rsidRDefault="0004013B">
      <w:pPr>
        <w:spacing w:before="142"/>
        <w:ind w:left="1645"/>
        <w:rPr>
          <w:rFonts w:ascii="Univers for KPMG"/>
          <w:sz w:val="20"/>
        </w:rPr>
      </w:pPr>
      <w:r>
        <w:rPr>
          <w:rFonts w:ascii="Univers for KPMG"/>
          <w:sz w:val="20"/>
        </w:rPr>
        <w:t>Our engagement team will be led by the following:</w:t>
      </w:r>
    </w:p>
    <w:p w14:paraId="45C2041D" w14:textId="77777777" w:rsidR="00FF51EC" w:rsidRDefault="0004013B" w:rsidP="00C92B08">
      <w:pPr>
        <w:pStyle w:val="ListParagraph"/>
        <w:numPr>
          <w:ilvl w:val="0"/>
          <w:numId w:val="14"/>
        </w:numPr>
        <w:tabs>
          <w:tab w:val="left" w:pos="2005"/>
          <w:tab w:val="left" w:pos="2006"/>
        </w:tabs>
        <w:spacing w:before="135"/>
        <w:rPr>
          <w:rFonts w:ascii="Univers for KPMG" w:hAnsi="Univers for KPMG"/>
          <w:sz w:val="20"/>
        </w:rPr>
      </w:pPr>
      <w:r>
        <w:rPr>
          <w:rFonts w:ascii="Univers for KPMG" w:hAnsi="Univers for KPMG"/>
          <w:sz w:val="20"/>
        </w:rPr>
        <w:t>Engagement Partner: John</w:t>
      </w:r>
      <w:r>
        <w:rPr>
          <w:rFonts w:ascii="Univers for KPMG" w:hAnsi="Univers for KPMG"/>
          <w:spacing w:val="-26"/>
          <w:sz w:val="20"/>
        </w:rPr>
        <w:t xml:space="preserve"> </w:t>
      </w:r>
      <w:r>
        <w:rPr>
          <w:rFonts w:ascii="Univers for KPMG" w:hAnsi="Univers for KPMG"/>
          <w:sz w:val="20"/>
        </w:rPr>
        <w:t>Cho</w:t>
      </w:r>
    </w:p>
    <w:p w14:paraId="3F24A46D" w14:textId="2FEC4FA0" w:rsidR="00FF51EC" w:rsidRDefault="0004013B" w:rsidP="00C92B08">
      <w:pPr>
        <w:pStyle w:val="ListParagraph"/>
        <w:numPr>
          <w:ilvl w:val="0"/>
          <w:numId w:val="14"/>
        </w:numPr>
        <w:tabs>
          <w:tab w:val="left" w:pos="2005"/>
          <w:tab w:val="left" w:pos="2006"/>
        </w:tabs>
        <w:spacing w:before="133"/>
        <w:rPr>
          <w:rFonts w:ascii="Univers for KPMG" w:hAnsi="Univers for KPMG"/>
          <w:sz w:val="20"/>
        </w:rPr>
      </w:pPr>
      <w:r>
        <w:rPr>
          <w:rFonts w:ascii="Univers for KPMG" w:hAnsi="Univers for KPMG"/>
          <w:sz w:val="20"/>
        </w:rPr>
        <w:t xml:space="preserve">Financial Due Diligence: </w:t>
      </w:r>
      <w:r w:rsidR="004D4C06">
        <w:rPr>
          <w:rFonts w:ascii="Univers for KPMG" w:hAnsi="Univers for KPMG"/>
          <w:sz w:val="20"/>
        </w:rPr>
        <w:t>Mike Oudyk</w:t>
      </w:r>
    </w:p>
    <w:p w14:paraId="5E58F2E7" w14:textId="6C61BD46" w:rsidR="00E42E0B" w:rsidRPr="00E42E0B" w:rsidRDefault="00D15F30" w:rsidP="00C92B08">
      <w:pPr>
        <w:pStyle w:val="ListParagraph"/>
        <w:numPr>
          <w:ilvl w:val="0"/>
          <w:numId w:val="14"/>
        </w:numPr>
        <w:tabs>
          <w:tab w:val="left" w:pos="2005"/>
          <w:tab w:val="left" w:pos="2006"/>
        </w:tabs>
        <w:spacing w:before="133"/>
        <w:rPr>
          <w:rFonts w:ascii="Univers for KPMG" w:hAnsi="Univers for KPMG"/>
          <w:sz w:val="20"/>
        </w:rPr>
      </w:pPr>
      <w:r>
        <w:rPr>
          <w:rFonts w:ascii="Univers for KPMG" w:hAnsi="Univers for KPMG"/>
          <w:sz w:val="20"/>
        </w:rPr>
        <w:t>Re</w:t>
      </w:r>
      <w:r w:rsidR="000F114C">
        <w:rPr>
          <w:rFonts w:ascii="Univers for KPMG" w:hAnsi="Univers for KPMG"/>
          <w:sz w:val="20"/>
        </w:rPr>
        <w:t>mun</w:t>
      </w:r>
      <w:r>
        <w:rPr>
          <w:rFonts w:ascii="Univers for KPMG" w:hAnsi="Univers for KPMG"/>
          <w:sz w:val="20"/>
        </w:rPr>
        <w:t xml:space="preserve">eration </w:t>
      </w:r>
      <w:del w:id="16" w:author="Oudyk, Mike" w:date="2024-02-12T10:01:00Z">
        <w:r w:rsidDel="00C773C3">
          <w:rPr>
            <w:rFonts w:ascii="Univers for KPMG" w:hAnsi="Univers for KPMG"/>
            <w:sz w:val="20"/>
          </w:rPr>
          <w:delText xml:space="preserve">&amp; </w:delText>
        </w:r>
        <w:r w:rsidR="00E42E0B" w:rsidDel="00C773C3">
          <w:rPr>
            <w:rFonts w:ascii="Univers for KPMG" w:hAnsi="Univers for KPMG"/>
            <w:sz w:val="20"/>
          </w:rPr>
          <w:delText>HR due diligence</w:delText>
        </w:r>
      </w:del>
      <w:ins w:id="17" w:author="Oudyk, Mike" w:date="2024-02-12T10:01:00Z">
        <w:r w:rsidR="00C773C3">
          <w:rPr>
            <w:rFonts w:ascii="Univers for KPMG" w:hAnsi="Univers for KPMG"/>
            <w:sz w:val="20"/>
          </w:rPr>
          <w:t>analysis</w:t>
        </w:r>
      </w:ins>
      <w:r w:rsidR="00E42E0B">
        <w:rPr>
          <w:rFonts w:ascii="Univers for KPMG" w:hAnsi="Univers for KPMG"/>
          <w:sz w:val="20"/>
        </w:rPr>
        <w:t>: Angela Sanghera</w:t>
      </w:r>
      <w:ins w:id="18" w:author="Oudyk, Mike" w:date="2024-02-12T10:02:00Z">
        <w:r w:rsidR="00C773C3">
          <w:rPr>
            <w:rFonts w:ascii="Univers for KPMG" w:hAnsi="Univers for KPMG"/>
            <w:sz w:val="20"/>
          </w:rPr>
          <w:t>,</w:t>
        </w:r>
      </w:ins>
      <w:del w:id="19" w:author="Oudyk, Mike" w:date="2024-02-12T10:02:00Z">
        <w:r w:rsidR="00E42E0B" w:rsidDel="00C773C3">
          <w:rPr>
            <w:rFonts w:ascii="Univers for KPMG" w:hAnsi="Univers for KPMG"/>
            <w:sz w:val="20"/>
          </w:rPr>
          <w:delText xml:space="preserve"> &amp;</w:delText>
        </w:r>
      </w:del>
      <w:r w:rsidR="00E42E0B">
        <w:rPr>
          <w:rFonts w:ascii="Univers for KPMG" w:hAnsi="Univers for KPMG"/>
          <w:sz w:val="20"/>
        </w:rPr>
        <w:t xml:space="preserve"> Chris Barnes</w:t>
      </w:r>
      <w:ins w:id="20" w:author="Oudyk, Mike" w:date="2024-02-12T10:02:00Z">
        <w:r w:rsidR="00C773C3">
          <w:rPr>
            <w:rFonts w:ascii="Univers for KPMG" w:hAnsi="Univers for KPMG"/>
            <w:sz w:val="20"/>
          </w:rPr>
          <w:t xml:space="preserve"> &amp; Scott Cullen</w:t>
        </w:r>
      </w:ins>
    </w:p>
    <w:p w14:paraId="7BC4C5E8" w14:textId="4BA09BDD" w:rsidR="00FF51EC" w:rsidRDefault="0004013B" w:rsidP="00C92B08">
      <w:pPr>
        <w:pStyle w:val="ListParagraph"/>
        <w:numPr>
          <w:ilvl w:val="0"/>
          <w:numId w:val="14"/>
        </w:numPr>
        <w:tabs>
          <w:tab w:val="left" w:pos="2005"/>
          <w:tab w:val="left" w:pos="2006"/>
        </w:tabs>
        <w:spacing w:before="136"/>
        <w:rPr>
          <w:rFonts w:ascii="Univers for KPMG" w:hAnsi="Univers for KPMG"/>
          <w:sz w:val="20"/>
        </w:rPr>
      </w:pPr>
      <w:r>
        <w:rPr>
          <w:rFonts w:ascii="Univers for KPMG" w:hAnsi="Univers for KPMG"/>
          <w:sz w:val="20"/>
        </w:rPr>
        <w:t xml:space="preserve">Tax Due Diligence and Structuring: </w:t>
      </w:r>
      <w:r w:rsidR="00926E6B">
        <w:rPr>
          <w:rFonts w:ascii="Univers for KPMG" w:hAnsi="Univers for KPMG"/>
          <w:sz w:val="20"/>
        </w:rPr>
        <w:t>Jocelyn Blanchet</w:t>
      </w:r>
      <w:r w:rsidR="000F114C">
        <w:rPr>
          <w:rFonts w:ascii="Univers for KPMG" w:hAnsi="Univers for KPMG"/>
          <w:sz w:val="20"/>
        </w:rPr>
        <w:t xml:space="preserve"> (CAD)</w:t>
      </w:r>
      <w:r w:rsidR="00D15F30">
        <w:rPr>
          <w:rFonts w:ascii="Univers for KPMG" w:hAnsi="Univers for KPMG"/>
          <w:sz w:val="20"/>
        </w:rPr>
        <w:t>,</w:t>
      </w:r>
      <w:r w:rsidR="00926E6B">
        <w:rPr>
          <w:rFonts w:ascii="Univers for KPMG" w:hAnsi="Univers for KPMG"/>
          <w:sz w:val="20"/>
        </w:rPr>
        <w:t xml:space="preserve"> Bradley Keast</w:t>
      </w:r>
      <w:r w:rsidR="00C92B08">
        <w:rPr>
          <w:rFonts w:ascii="Univers for KPMG" w:hAnsi="Univers for KPMG"/>
          <w:sz w:val="20"/>
        </w:rPr>
        <w:t xml:space="preserve"> (UK)</w:t>
      </w:r>
      <w:r w:rsidR="00D15F30">
        <w:rPr>
          <w:rFonts w:ascii="Univers for KPMG" w:hAnsi="Univers for KPMG"/>
          <w:sz w:val="20"/>
        </w:rPr>
        <w:t xml:space="preserve"> &amp;</w:t>
      </w:r>
      <w:r w:rsidR="00C92B08">
        <w:rPr>
          <w:rFonts w:ascii="Univers for KPMG" w:hAnsi="Univers for KPMG"/>
          <w:sz w:val="20"/>
        </w:rPr>
        <w:t xml:space="preserve"> Frank Simone (US)</w:t>
      </w:r>
      <w:r w:rsidR="00D15F30">
        <w:rPr>
          <w:rFonts w:ascii="Univers for KPMG" w:hAnsi="Univers for KPMG"/>
          <w:sz w:val="20"/>
        </w:rPr>
        <w:t xml:space="preserve"> </w:t>
      </w:r>
    </w:p>
    <w:p w14:paraId="46E94D17" w14:textId="77777777" w:rsidR="00FF51EC" w:rsidRDefault="00FF51EC">
      <w:pPr>
        <w:pStyle w:val="BodyText"/>
        <w:spacing w:before="10"/>
        <w:rPr>
          <w:rFonts w:ascii="Univers for KPMG"/>
          <w:sz w:val="21"/>
        </w:rPr>
      </w:pPr>
    </w:p>
    <w:p w14:paraId="7F3F5646" w14:textId="36834988" w:rsidR="00FF51EC" w:rsidRDefault="0004013B">
      <w:pPr>
        <w:ind w:left="2060"/>
        <w:rPr>
          <w:rFonts w:ascii="Univers for KPMG"/>
          <w:sz w:val="20"/>
        </w:rPr>
      </w:pPr>
      <w:r>
        <w:rPr>
          <w:rFonts w:ascii="Univers for KPMG"/>
          <w:sz w:val="20"/>
        </w:rPr>
        <w:t>and such other assistance as may be required.</w:t>
      </w:r>
    </w:p>
    <w:p w14:paraId="65A8C4BD" w14:textId="77777777" w:rsidR="00012FBF" w:rsidRDefault="00012FBF">
      <w:pPr>
        <w:ind w:left="2060"/>
        <w:rPr>
          <w:rFonts w:ascii="Univers for KPMG"/>
          <w:sz w:val="20"/>
        </w:rPr>
      </w:pPr>
    </w:p>
    <w:p w14:paraId="3BDDC35A" w14:textId="77777777" w:rsidR="00FF51EC" w:rsidRDefault="0004013B">
      <w:pPr>
        <w:spacing w:before="150"/>
        <w:ind w:left="1645"/>
        <w:rPr>
          <w:rFonts w:ascii="Univers for KPMG"/>
          <w:b/>
          <w:sz w:val="20"/>
        </w:rPr>
      </w:pPr>
      <w:r>
        <w:rPr>
          <w:rFonts w:ascii="Univers for KPMG"/>
          <w:b/>
          <w:sz w:val="20"/>
        </w:rPr>
        <w:t>Professional Fees</w:t>
      </w:r>
    </w:p>
    <w:p w14:paraId="459C1A5A" w14:textId="77777777" w:rsidR="00FF51EC" w:rsidRPr="00826D4C" w:rsidRDefault="0004013B">
      <w:pPr>
        <w:spacing w:before="143" w:line="252" w:lineRule="auto"/>
        <w:ind w:left="1645" w:right="293"/>
        <w:rPr>
          <w:rFonts w:ascii="Univers for KPMG"/>
          <w:sz w:val="20"/>
        </w:rPr>
      </w:pPr>
      <w:r>
        <w:rPr>
          <w:rFonts w:ascii="Univers for KPMG"/>
          <w:sz w:val="20"/>
        </w:rPr>
        <w:t xml:space="preserve">Our professional fees are based on the actual time required to complete the agreed upon work at hourly rates identified for the professionals assigned to the engagement. Neither the </w:t>
      </w:r>
      <w:r w:rsidRPr="00826D4C">
        <w:rPr>
          <w:rFonts w:ascii="Univers for KPMG"/>
          <w:sz w:val="20"/>
        </w:rPr>
        <w:t>amount of our fees nor the payment of our fees and expenses will depend upon whether you consummate the transaction. We estimate that our fees for the procedures set out in Appendix A will be in the following ranges:</w:t>
      </w:r>
    </w:p>
    <w:p w14:paraId="10ABD38D" w14:textId="04B3B31D" w:rsidR="00FF51EC" w:rsidRPr="00826D4C" w:rsidRDefault="0004013B" w:rsidP="003D3BDB">
      <w:pPr>
        <w:tabs>
          <w:tab w:val="left" w:pos="6480"/>
        </w:tabs>
        <w:spacing w:before="135"/>
        <w:ind w:left="2365"/>
        <w:rPr>
          <w:rFonts w:ascii="Univers for KPMG"/>
          <w:b/>
          <w:sz w:val="20"/>
        </w:rPr>
      </w:pPr>
      <w:r w:rsidRPr="00826D4C">
        <w:rPr>
          <w:rFonts w:ascii="Univers for KPMG"/>
          <w:b/>
          <w:sz w:val="20"/>
          <w:u w:val="single"/>
        </w:rPr>
        <w:t>Service</w:t>
      </w:r>
      <w:r w:rsidRPr="00826D4C">
        <w:rPr>
          <w:rFonts w:ascii="Univers for KPMG"/>
          <w:b/>
          <w:sz w:val="20"/>
        </w:rPr>
        <w:tab/>
      </w:r>
      <w:r w:rsidRPr="00826D4C">
        <w:rPr>
          <w:rFonts w:ascii="Univers for KPMG"/>
          <w:b/>
          <w:sz w:val="20"/>
          <w:u w:val="single"/>
        </w:rPr>
        <w:t>Estimated Fee</w:t>
      </w:r>
      <w:r w:rsidR="00455487">
        <w:rPr>
          <w:rFonts w:ascii="Univers for KPMG"/>
          <w:b/>
          <w:sz w:val="20"/>
          <w:u w:val="single"/>
        </w:rPr>
        <w:t>s</w:t>
      </w:r>
      <w:r w:rsidR="00C843A5">
        <w:rPr>
          <w:rFonts w:ascii="Univers for KPMG"/>
          <w:b/>
          <w:sz w:val="20"/>
          <w:u w:val="single"/>
        </w:rPr>
        <w:t xml:space="preserve"> </w:t>
      </w:r>
      <w:r w:rsidRPr="00826D4C">
        <w:rPr>
          <w:rFonts w:ascii="Univers for KPMG"/>
          <w:b/>
          <w:sz w:val="20"/>
          <w:u w:val="single"/>
        </w:rPr>
        <w:t>(</w:t>
      </w:r>
      <w:r w:rsidR="00F1092C">
        <w:rPr>
          <w:rFonts w:ascii="Univers for KPMG"/>
          <w:b/>
          <w:sz w:val="20"/>
          <w:u w:val="single"/>
        </w:rPr>
        <w:t>CAD</w:t>
      </w:r>
      <w:r w:rsidRPr="00826D4C">
        <w:rPr>
          <w:rFonts w:ascii="Univers for KPMG"/>
          <w:b/>
          <w:sz w:val="20"/>
          <w:u w:val="single"/>
        </w:rPr>
        <w:t>)</w:t>
      </w:r>
    </w:p>
    <w:p w14:paraId="2ADF8E6F" w14:textId="58298260" w:rsidR="00FF51EC" w:rsidRDefault="0004013B" w:rsidP="003D3BDB">
      <w:pPr>
        <w:tabs>
          <w:tab w:val="left" w:pos="6480"/>
        </w:tabs>
        <w:spacing w:before="144"/>
        <w:ind w:left="2340"/>
        <w:rPr>
          <w:rFonts w:ascii="Univers for KPMG"/>
          <w:sz w:val="20"/>
        </w:rPr>
      </w:pPr>
      <w:r w:rsidRPr="00826D4C">
        <w:rPr>
          <w:rFonts w:ascii="Univers for KPMG"/>
          <w:sz w:val="20"/>
        </w:rPr>
        <w:t>Financial</w:t>
      </w:r>
      <w:r w:rsidRPr="00826D4C">
        <w:rPr>
          <w:rFonts w:ascii="Univers for KPMG"/>
          <w:spacing w:val="-8"/>
          <w:sz w:val="20"/>
        </w:rPr>
        <w:t xml:space="preserve"> </w:t>
      </w:r>
      <w:r w:rsidRPr="00826D4C">
        <w:rPr>
          <w:rFonts w:ascii="Univers for KPMG"/>
          <w:sz w:val="20"/>
        </w:rPr>
        <w:t>Due</w:t>
      </w:r>
      <w:r w:rsidRPr="00826D4C">
        <w:rPr>
          <w:rFonts w:ascii="Univers for KPMG"/>
          <w:spacing w:val="-7"/>
          <w:sz w:val="20"/>
        </w:rPr>
        <w:t xml:space="preserve"> </w:t>
      </w:r>
      <w:r w:rsidRPr="00826D4C">
        <w:rPr>
          <w:rFonts w:ascii="Univers for KPMG"/>
          <w:sz w:val="20"/>
        </w:rPr>
        <w:t>Diligence</w:t>
      </w:r>
      <w:r w:rsidRPr="00826D4C">
        <w:rPr>
          <w:rFonts w:ascii="Univers for KPMG"/>
          <w:sz w:val="20"/>
        </w:rPr>
        <w:tab/>
      </w:r>
      <w:r w:rsidR="0018795F">
        <w:rPr>
          <w:rFonts w:ascii="Univers for KPMG"/>
          <w:sz w:val="20"/>
        </w:rPr>
        <w:t>$</w:t>
      </w:r>
      <w:r w:rsidR="00926E6B">
        <w:rPr>
          <w:rFonts w:ascii="Univers for KPMG"/>
          <w:sz w:val="20"/>
        </w:rPr>
        <w:t>2</w:t>
      </w:r>
      <w:ins w:id="21" w:author="Hennick, Brad" w:date="2024-02-07T08:46:00Z">
        <w:r w:rsidR="00506473">
          <w:rPr>
            <w:rFonts w:ascii="Univers for KPMG"/>
            <w:sz w:val="20"/>
          </w:rPr>
          <w:t>00</w:t>
        </w:r>
      </w:ins>
      <w:del w:id="22" w:author="Hennick, Brad" w:date="2024-02-07T08:46:00Z">
        <w:r w:rsidR="00A91ACB" w:rsidDel="00506473">
          <w:rPr>
            <w:rFonts w:ascii="Univers for KPMG"/>
            <w:sz w:val="20"/>
          </w:rPr>
          <w:delText>5</w:delText>
        </w:r>
        <w:r w:rsidR="00126FB2" w:rsidDel="00506473">
          <w:rPr>
            <w:rFonts w:ascii="Univers for KPMG"/>
            <w:sz w:val="20"/>
          </w:rPr>
          <w:delText>0</w:delText>
        </w:r>
      </w:del>
      <w:r w:rsidR="00926E6B">
        <w:rPr>
          <w:rFonts w:ascii="Univers for KPMG"/>
          <w:sz w:val="20"/>
        </w:rPr>
        <w:t xml:space="preserve">,000 </w:t>
      </w:r>
      <w:del w:id="23" w:author="Hennick, Brad" w:date="2024-02-07T08:47:00Z">
        <w:r w:rsidR="00926E6B" w:rsidDel="00506473">
          <w:rPr>
            <w:rFonts w:ascii="Univers for KPMG"/>
            <w:sz w:val="20"/>
          </w:rPr>
          <w:delText>to $</w:delText>
        </w:r>
        <w:r w:rsidR="0088460C" w:rsidDel="00506473">
          <w:rPr>
            <w:rFonts w:ascii="Univers for KPMG"/>
            <w:sz w:val="20"/>
          </w:rPr>
          <w:delText>3</w:delText>
        </w:r>
        <w:r w:rsidR="00126FB2" w:rsidDel="00506473">
          <w:rPr>
            <w:rFonts w:ascii="Univers for KPMG"/>
            <w:sz w:val="20"/>
          </w:rPr>
          <w:delText>00</w:delText>
        </w:r>
        <w:r w:rsidR="00926E6B" w:rsidDel="00506473">
          <w:rPr>
            <w:rFonts w:ascii="Univers for KPMG"/>
            <w:sz w:val="20"/>
          </w:rPr>
          <w:delText>,000</w:delText>
        </w:r>
      </w:del>
    </w:p>
    <w:p w14:paraId="1FB1914A" w14:textId="6925551F" w:rsidR="003C235A" w:rsidRDefault="003C235A" w:rsidP="003D3BDB">
      <w:pPr>
        <w:tabs>
          <w:tab w:val="left" w:pos="6480"/>
        </w:tabs>
        <w:spacing w:before="139"/>
        <w:ind w:left="2340"/>
        <w:rPr>
          <w:rFonts w:ascii="Univers for KPMG"/>
          <w:sz w:val="20"/>
        </w:rPr>
      </w:pPr>
      <w:r>
        <w:rPr>
          <w:rFonts w:ascii="Univers for KPMG"/>
          <w:sz w:val="20"/>
        </w:rPr>
        <w:t>Re</w:t>
      </w:r>
      <w:r w:rsidR="000F114C">
        <w:rPr>
          <w:rFonts w:ascii="Univers for KPMG"/>
          <w:sz w:val="20"/>
        </w:rPr>
        <w:t>mun</w:t>
      </w:r>
      <w:r>
        <w:rPr>
          <w:rFonts w:ascii="Univers for KPMG"/>
          <w:sz w:val="20"/>
        </w:rPr>
        <w:t xml:space="preserve">eration </w:t>
      </w:r>
      <w:r w:rsidR="00535CAA">
        <w:rPr>
          <w:rFonts w:ascii="Univers for KPMG"/>
          <w:sz w:val="20"/>
        </w:rPr>
        <w:t>Analysis</w:t>
      </w:r>
      <w:ins w:id="24" w:author="Oudyk, Mike" w:date="2024-02-12T09:59:00Z">
        <w:r w:rsidR="00C773C3">
          <w:rPr>
            <w:rFonts w:ascii="Univers for KPMG"/>
            <w:sz w:val="20"/>
          </w:rPr>
          <w:tab/>
        </w:r>
      </w:ins>
      <w:ins w:id="25" w:author="Oudyk, Mike" w:date="2024-02-12T10:00:00Z">
        <w:r w:rsidR="00C773C3">
          <w:rPr>
            <w:rFonts w:ascii="Univers for KPMG"/>
            <w:sz w:val="20"/>
          </w:rPr>
          <w:t>TBD</w:t>
        </w:r>
      </w:ins>
    </w:p>
    <w:p w14:paraId="3D75C12D" w14:textId="270F7375" w:rsidR="00D15F30" w:rsidDel="00C773C3" w:rsidRDefault="00D15F30" w:rsidP="003D3BDB">
      <w:pPr>
        <w:tabs>
          <w:tab w:val="left" w:pos="6480"/>
        </w:tabs>
        <w:spacing w:before="139"/>
        <w:ind w:left="2340"/>
        <w:rPr>
          <w:del w:id="26" w:author="Oudyk, Mike" w:date="2024-02-12T09:59:00Z"/>
          <w:rFonts w:ascii="Univers for KPMG"/>
          <w:sz w:val="20"/>
        </w:rPr>
      </w:pPr>
      <w:del w:id="27" w:author="Oudyk, Mike" w:date="2024-02-12T09:59:00Z">
        <w:r w:rsidDel="00C773C3">
          <w:rPr>
            <w:rFonts w:ascii="Univers for KPMG"/>
            <w:sz w:val="20"/>
          </w:rPr>
          <w:delText xml:space="preserve">     - Benchmarking</w:delText>
        </w:r>
      </w:del>
      <w:ins w:id="28" w:author="Hennick, Brad" w:date="2024-02-07T08:47:00Z">
        <w:del w:id="29" w:author="Oudyk, Mike" w:date="2024-02-12T09:59:00Z">
          <w:r w:rsidR="00506473" w:rsidDel="00C773C3">
            <w:rPr>
              <w:rFonts w:ascii="Univers for KPMG"/>
              <w:sz w:val="20"/>
            </w:rPr>
            <w:delText xml:space="preserve"> (Optional)</w:delText>
          </w:r>
        </w:del>
      </w:ins>
      <w:del w:id="30" w:author="Oudyk, Mike" w:date="2024-02-12T09:59:00Z">
        <w:r w:rsidDel="00C773C3">
          <w:rPr>
            <w:rFonts w:ascii="Univers for KPMG"/>
            <w:sz w:val="20"/>
          </w:rPr>
          <w:tab/>
        </w:r>
        <w:r w:rsidRPr="00D15F30" w:rsidDel="00C773C3">
          <w:rPr>
            <w:rFonts w:ascii="Univers for KPMG"/>
            <w:color w:val="FF0000"/>
            <w:sz w:val="20"/>
          </w:rPr>
          <w:delText>TBD</w:delText>
        </w:r>
      </w:del>
    </w:p>
    <w:p w14:paraId="050E32FF" w14:textId="58623066" w:rsidR="0088460C" w:rsidDel="00C773C3" w:rsidRDefault="003C235A" w:rsidP="003D3BDB">
      <w:pPr>
        <w:tabs>
          <w:tab w:val="left" w:pos="6480"/>
        </w:tabs>
        <w:spacing w:before="139"/>
        <w:ind w:left="2340"/>
        <w:rPr>
          <w:del w:id="31" w:author="Oudyk, Mike" w:date="2024-02-12T09:59:00Z"/>
          <w:rFonts w:ascii="Univers for KPMG"/>
          <w:sz w:val="20"/>
        </w:rPr>
      </w:pPr>
      <w:del w:id="32" w:author="Oudyk, Mike" w:date="2024-02-12T09:59:00Z">
        <w:r w:rsidDel="00C773C3">
          <w:rPr>
            <w:rFonts w:ascii="Univers for KPMG"/>
            <w:sz w:val="20"/>
          </w:rPr>
          <w:delText xml:space="preserve">     - Options paper</w:delText>
        </w:r>
      </w:del>
      <w:ins w:id="33" w:author="Hennick, Brad" w:date="2024-02-07T08:47:00Z">
        <w:del w:id="34" w:author="Oudyk, Mike" w:date="2024-02-12T09:59:00Z">
          <w:r w:rsidR="00506473" w:rsidDel="00C773C3">
            <w:rPr>
              <w:rFonts w:ascii="Univers for KPMG"/>
              <w:sz w:val="20"/>
            </w:rPr>
            <w:delText xml:space="preserve"> (Optional)</w:delText>
          </w:r>
        </w:del>
      </w:ins>
      <w:del w:id="35" w:author="Oudyk, Mike" w:date="2024-02-12T09:59:00Z">
        <w:r w:rsidDel="00C773C3">
          <w:rPr>
            <w:rFonts w:ascii="Univers for KPMG"/>
            <w:sz w:val="20"/>
          </w:rPr>
          <w:tab/>
          <w:delText>$</w:delText>
        </w:r>
        <w:r w:rsidR="00D15F30" w:rsidDel="00C773C3">
          <w:rPr>
            <w:rFonts w:ascii="Univers for KPMG"/>
            <w:sz w:val="20"/>
          </w:rPr>
          <w:delText>25,000 to $35,000</w:delText>
        </w:r>
      </w:del>
    </w:p>
    <w:p w14:paraId="282CE834" w14:textId="41822DB0" w:rsidR="0088460C" w:rsidDel="00506473" w:rsidRDefault="0088460C" w:rsidP="003D3BDB">
      <w:pPr>
        <w:tabs>
          <w:tab w:val="left" w:pos="6480"/>
        </w:tabs>
        <w:spacing w:before="139"/>
        <w:ind w:left="2340"/>
        <w:rPr>
          <w:del w:id="36" w:author="Hennick, Brad" w:date="2024-02-07T08:47:00Z"/>
          <w:rFonts w:ascii="Univers for KPMG"/>
          <w:sz w:val="20"/>
        </w:rPr>
      </w:pPr>
      <w:del w:id="37" w:author="Hennick, Brad" w:date="2024-02-07T08:47:00Z">
        <w:r w:rsidDel="00506473">
          <w:rPr>
            <w:rFonts w:ascii="Univers for KPMG"/>
            <w:sz w:val="20"/>
          </w:rPr>
          <w:delText>HR Due Diligence (Optional)</w:delText>
        </w:r>
        <w:r w:rsidR="005C45B0" w:rsidDel="00506473">
          <w:rPr>
            <w:rFonts w:ascii="Univers for KPMG"/>
            <w:sz w:val="20"/>
          </w:rPr>
          <w:tab/>
          <w:delText>$30,000 to $40,000</w:delText>
        </w:r>
      </w:del>
    </w:p>
    <w:p w14:paraId="4C17259B" w14:textId="4E55FEA2" w:rsidR="00D15F30" w:rsidRPr="00CC7DAE" w:rsidRDefault="00D15F30" w:rsidP="003D3BDB">
      <w:pPr>
        <w:tabs>
          <w:tab w:val="left" w:pos="6480"/>
        </w:tabs>
        <w:spacing w:before="139"/>
        <w:ind w:left="2340"/>
        <w:rPr>
          <w:rFonts w:ascii="Univers for KPMG"/>
          <w:sz w:val="20"/>
        </w:rPr>
      </w:pPr>
      <w:r w:rsidRPr="00CC7DAE">
        <w:rPr>
          <w:rFonts w:ascii="Univers for KPMG"/>
          <w:sz w:val="20"/>
        </w:rPr>
        <w:t>US Tax Due Diligence (Optional)</w:t>
      </w:r>
      <w:r w:rsidRPr="00CC7DAE">
        <w:rPr>
          <w:rFonts w:ascii="Univers for KPMG"/>
          <w:sz w:val="20"/>
        </w:rPr>
        <w:tab/>
        <w:t>$</w:t>
      </w:r>
      <w:r w:rsidR="00CC7DAE" w:rsidRPr="00CC7DAE">
        <w:rPr>
          <w:rFonts w:ascii="Univers for KPMG"/>
          <w:sz w:val="20"/>
        </w:rPr>
        <w:t>6,000 to $10,000</w:t>
      </w:r>
    </w:p>
    <w:p w14:paraId="563DD0C9" w14:textId="229B765C" w:rsidR="00FF51EC" w:rsidRDefault="00926E6B" w:rsidP="003D3BDB">
      <w:pPr>
        <w:tabs>
          <w:tab w:val="left" w:pos="6480"/>
        </w:tabs>
        <w:spacing w:before="139"/>
        <w:ind w:left="2340"/>
        <w:rPr>
          <w:rFonts w:ascii="Univers for KPMG"/>
          <w:sz w:val="20"/>
        </w:rPr>
      </w:pPr>
      <w:r>
        <w:rPr>
          <w:rFonts w:ascii="Univers for KPMG"/>
          <w:sz w:val="20"/>
        </w:rPr>
        <w:t xml:space="preserve">UK </w:t>
      </w:r>
      <w:r w:rsidR="0004013B" w:rsidRPr="00826D4C">
        <w:rPr>
          <w:rFonts w:ascii="Univers for KPMG"/>
          <w:sz w:val="20"/>
        </w:rPr>
        <w:t>Tax</w:t>
      </w:r>
      <w:r w:rsidR="0004013B" w:rsidRPr="00826D4C">
        <w:rPr>
          <w:rFonts w:ascii="Univers for KPMG"/>
          <w:spacing w:val="-7"/>
          <w:sz w:val="20"/>
        </w:rPr>
        <w:t xml:space="preserve"> </w:t>
      </w:r>
      <w:r w:rsidR="0004013B" w:rsidRPr="00826D4C">
        <w:rPr>
          <w:rFonts w:ascii="Univers for KPMG"/>
          <w:sz w:val="20"/>
        </w:rPr>
        <w:t>Due</w:t>
      </w:r>
      <w:r w:rsidR="0004013B" w:rsidRPr="00826D4C">
        <w:rPr>
          <w:rFonts w:ascii="Univers for KPMG"/>
          <w:spacing w:val="-3"/>
          <w:sz w:val="20"/>
        </w:rPr>
        <w:t xml:space="preserve"> </w:t>
      </w:r>
      <w:r w:rsidR="0004013B" w:rsidRPr="00826D4C">
        <w:rPr>
          <w:rFonts w:ascii="Univers for KPMG"/>
          <w:sz w:val="20"/>
        </w:rPr>
        <w:t>Diligence</w:t>
      </w:r>
      <w:r w:rsidR="0004013B" w:rsidRPr="00826D4C">
        <w:rPr>
          <w:rFonts w:ascii="Univers for KPMG"/>
          <w:sz w:val="20"/>
        </w:rPr>
        <w:tab/>
      </w:r>
      <w:r w:rsidR="00455487">
        <w:rPr>
          <w:rFonts w:ascii="Univers for KPMG"/>
          <w:sz w:val="20"/>
        </w:rPr>
        <w:t>$</w:t>
      </w:r>
      <w:r w:rsidR="00D15F30">
        <w:rPr>
          <w:rFonts w:ascii="Univers for KPMG"/>
          <w:sz w:val="20"/>
        </w:rPr>
        <w:t>80</w:t>
      </w:r>
      <w:r w:rsidR="00455487">
        <w:rPr>
          <w:rFonts w:ascii="Univers for KPMG"/>
          <w:sz w:val="20"/>
        </w:rPr>
        <w:t xml:space="preserve">,000 </w:t>
      </w:r>
      <w:del w:id="38" w:author="Hennick, Brad" w:date="2024-02-07T08:47:00Z">
        <w:r w:rsidR="00455487" w:rsidDel="00506473">
          <w:rPr>
            <w:rFonts w:ascii="Univers for KPMG"/>
            <w:sz w:val="20"/>
          </w:rPr>
          <w:delText>to $</w:delText>
        </w:r>
        <w:r w:rsidR="0088460C" w:rsidDel="00506473">
          <w:rPr>
            <w:rFonts w:ascii="Univers for KPMG"/>
            <w:sz w:val="20"/>
          </w:rPr>
          <w:delText>100</w:delText>
        </w:r>
        <w:r w:rsidR="00455487" w:rsidDel="00506473">
          <w:rPr>
            <w:rFonts w:ascii="Univers for KPMG"/>
            <w:sz w:val="20"/>
          </w:rPr>
          <w:delText>,000</w:delText>
        </w:r>
      </w:del>
    </w:p>
    <w:p w14:paraId="55B1D833" w14:textId="296AA5CB" w:rsidR="00455487" w:rsidRDefault="00455487" w:rsidP="003D3BDB">
      <w:pPr>
        <w:tabs>
          <w:tab w:val="left" w:pos="6480"/>
        </w:tabs>
        <w:spacing w:before="139"/>
        <w:ind w:left="2340"/>
        <w:rPr>
          <w:rFonts w:ascii="Univers for KPMG"/>
          <w:sz w:val="20"/>
        </w:rPr>
      </w:pPr>
      <w:r>
        <w:rPr>
          <w:rFonts w:ascii="Univers for KPMG"/>
          <w:sz w:val="20"/>
        </w:rPr>
        <w:t>Tax Structuring</w:t>
      </w:r>
      <w:r>
        <w:rPr>
          <w:rFonts w:ascii="Univers for KPMG"/>
          <w:sz w:val="20"/>
        </w:rPr>
        <w:tab/>
        <w:t xml:space="preserve">Discounted hourly </w:t>
      </w:r>
      <w:proofErr w:type="gramStart"/>
      <w:r>
        <w:rPr>
          <w:rFonts w:ascii="Univers for KPMG"/>
          <w:sz w:val="20"/>
        </w:rPr>
        <w:t>rates</w:t>
      </w:r>
      <w:proofErr w:type="gramEnd"/>
    </w:p>
    <w:p w14:paraId="1C7FA33C" w14:textId="77777777" w:rsidR="00FF51EC" w:rsidRPr="00F1092C" w:rsidRDefault="00FF51EC">
      <w:pPr>
        <w:pStyle w:val="BodyText"/>
        <w:spacing w:before="9"/>
        <w:rPr>
          <w:rFonts w:ascii="Univers for KPMG"/>
          <w:sz w:val="11"/>
        </w:rPr>
      </w:pPr>
    </w:p>
    <w:tbl>
      <w:tblPr>
        <w:tblW w:w="0" w:type="auto"/>
        <w:tblInd w:w="1652" w:type="dxa"/>
        <w:tblLayout w:type="fixed"/>
        <w:tblCellMar>
          <w:left w:w="0" w:type="dxa"/>
          <w:right w:w="0" w:type="dxa"/>
        </w:tblCellMar>
        <w:tblLook w:val="01E0" w:firstRow="1" w:lastRow="1" w:firstColumn="1" w:lastColumn="1" w:noHBand="0" w:noVBand="0"/>
      </w:tblPr>
      <w:tblGrid>
        <w:gridCol w:w="7756"/>
        <w:gridCol w:w="436"/>
      </w:tblGrid>
      <w:tr w:rsidR="00FF51EC" w:rsidRPr="00826D4C" w14:paraId="66F7071F" w14:textId="77777777" w:rsidTr="00E42E0B">
        <w:trPr>
          <w:trHeight w:val="245"/>
        </w:trPr>
        <w:tc>
          <w:tcPr>
            <w:tcW w:w="8192" w:type="dxa"/>
            <w:gridSpan w:val="2"/>
            <w:tcBorders>
              <w:bottom w:val="single" w:sz="6" w:space="0" w:color="FFFFFF"/>
            </w:tcBorders>
            <w:shd w:val="clear" w:color="auto" w:fill="auto"/>
          </w:tcPr>
          <w:p w14:paraId="67A60412" w14:textId="77777777" w:rsidR="00FF51EC" w:rsidRPr="00826D4C" w:rsidRDefault="0004013B">
            <w:pPr>
              <w:pStyle w:val="TableParagraph"/>
              <w:spacing w:line="226" w:lineRule="exact"/>
              <w:rPr>
                <w:sz w:val="20"/>
              </w:rPr>
            </w:pPr>
            <w:r w:rsidRPr="00826D4C">
              <w:rPr>
                <w:sz w:val="20"/>
              </w:rPr>
              <w:t>Additional transaction assistance (i.e. with transaction documentation, other advisors,</w:t>
            </w:r>
          </w:p>
        </w:tc>
      </w:tr>
      <w:tr w:rsidR="00FF51EC" w:rsidRPr="00826D4C" w14:paraId="561337BE" w14:textId="77777777" w:rsidTr="00E42E0B">
        <w:trPr>
          <w:trHeight w:val="53"/>
        </w:trPr>
        <w:tc>
          <w:tcPr>
            <w:tcW w:w="7756" w:type="dxa"/>
            <w:tcBorders>
              <w:top w:val="single" w:sz="6" w:space="0" w:color="FFFFFF"/>
              <w:bottom w:val="single" w:sz="6" w:space="0" w:color="FFFFFF"/>
            </w:tcBorders>
            <w:shd w:val="clear" w:color="auto" w:fill="auto"/>
          </w:tcPr>
          <w:p w14:paraId="2DD90F46" w14:textId="77777777" w:rsidR="00FF51EC" w:rsidRPr="00826D4C" w:rsidRDefault="0004013B">
            <w:pPr>
              <w:pStyle w:val="TableParagraph"/>
              <w:spacing w:line="225" w:lineRule="exact"/>
              <w:rPr>
                <w:sz w:val="20"/>
              </w:rPr>
            </w:pPr>
            <w:r w:rsidRPr="00826D4C">
              <w:rPr>
                <w:sz w:val="20"/>
              </w:rPr>
              <w:t>etc.) and tax advisory assistance including tax structuring and modelling will be</w:t>
            </w:r>
            <w:r w:rsidRPr="00826D4C">
              <w:rPr>
                <w:spacing w:val="-31"/>
                <w:sz w:val="20"/>
              </w:rPr>
              <w:t xml:space="preserve"> </w:t>
            </w:r>
            <w:r w:rsidRPr="00826D4C">
              <w:rPr>
                <w:sz w:val="20"/>
              </w:rPr>
              <w:t>in</w:t>
            </w:r>
          </w:p>
        </w:tc>
        <w:tc>
          <w:tcPr>
            <w:tcW w:w="436" w:type="dxa"/>
            <w:tcBorders>
              <w:top w:val="single" w:sz="6" w:space="0" w:color="FFFFFF"/>
              <w:bottom w:val="single" w:sz="6" w:space="0" w:color="FFFFFF"/>
            </w:tcBorders>
            <w:shd w:val="clear" w:color="auto" w:fill="auto"/>
          </w:tcPr>
          <w:p w14:paraId="7B2BB031" w14:textId="77777777" w:rsidR="00FF51EC" w:rsidRPr="00826D4C" w:rsidRDefault="00FF51EC">
            <w:pPr>
              <w:pStyle w:val="TableParagraph"/>
              <w:rPr>
                <w:rFonts w:ascii="Times New Roman"/>
                <w:sz w:val="16"/>
              </w:rPr>
            </w:pPr>
          </w:p>
        </w:tc>
      </w:tr>
      <w:tr w:rsidR="00FF51EC" w:rsidRPr="00826D4C" w14:paraId="6B35D020" w14:textId="77777777" w:rsidTr="00E42E0B">
        <w:trPr>
          <w:trHeight w:val="244"/>
        </w:trPr>
        <w:tc>
          <w:tcPr>
            <w:tcW w:w="8192" w:type="dxa"/>
            <w:gridSpan w:val="2"/>
            <w:tcBorders>
              <w:top w:val="single" w:sz="6" w:space="0" w:color="FFFFFF"/>
              <w:bottom w:val="single" w:sz="6" w:space="0" w:color="FFFFFF"/>
            </w:tcBorders>
            <w:shd w:val="clear" w:color="auto" w:fill="auto"/>
          </w:tcPr>
          <w:p w14:paraId="3A4E5C40" w14:textId="77777777" w:rsidR="00FF51EC" w:rsidRPr="00826D4C" w:rsidRDefault="0004013B">
            <w:pPr>
              <w:pStyle w:val="TableParagraph"/>
              <w:spacing w:line="224" w:lineRule="exact"/>
              <w:ind w:right="-15"/>
              <w:rPr>
                <w:sz w:val="20"/>
              </w:rPr>
            </w:pPr>
            <w:r w:rsidRPr="00826D4C">
              <w:rPr>
                <w:sz w:val="20"/>
              </w:rPr>
              <w:t xml:space="preserve">addition to the above fees and will be based </w:t>
            </w:r>
            <w:r w:rsidR="00F1092C">
              <w:rPr>
                <w:sz w:val="20"/>
              </w:rPr>
              <w:t xml:space="preserve">the actual time required to complete the agreed upon work at discounted </w:t>
            </w:r>
            <w:r w:rsidRPr="00826D4C">
              <w:rPr>
                <w:sz w:val="20"/>
              </w:rPr>
              <w:t>hourly</w:t>
            </w:r>
            <w:r w:rsidR="00826D4C">
              <w:rPr>
                <w:sz w:val="20"/>
              </w:rPr>
              <w:t xml:space="preserve"> rates.</w:t>
            </w:r>
          </w:p>
        </w:tc>
      </w:tr>
    </w:tbl>
    <w:p w14:paraId="0A7E4367" w14:textId="77777777" w:rsidR="00FF51EC" w:rsidRDefault="0004013B" w:rsidP="00E42E0B">
      <w:pPr>
        <w:spacing w:before="129" w:line="252" w:lineRule="auto"/>
        <w:ind w:left="1620" w:right="484"/>
        <w:rPr>
          <w:rFonts w:ascii="Univers for KPMG"/>
          <w:sz w:val="20"/>
        </w:rPr>
      </w:pPr>
      <w:r>
        <w:rPr>
          <w:rFonts w:ascii="Univers for KPMG"/>
          <w:sz w:val="20"/>
        </w:rPr>
        <w:t xml:space="preserve">Additional costs may be required as a result of any material change in the engagement or difficulties in obtaining information which could not reasonably be </w:t>
      </w:r>
      <w:proofErr w:type="gramStart"/>
      <w:r>
        <w:rPr>
          <w:rFonts w:ascii="Univers for KPMG"/>
          <w:sz w:val="20"/>
        </w:rPr>
        <w:t>foreseen</w:t>
      </w:r>
      <w:proofErr w:type="gramEnd"/>
      <w:r>
        <w:rPr>
          <w:rFonts w:ascii="Univers for KPMG"/>
          <w:sz w:val="20"/>
        </w:rPr>
        <w:t xml:space="preserve"> and which cause additional work not included in the original estimate. We will discuss and obtain approval from you of any material changes in the engagement or difficulties in obtaining information prior to performing any additional work.</w:t>
      </w:r>
    </w:p>
    <w:p w14:paraId="761282F7" w14:textId="77777777" w:rsidR="00E42E0B" w:rsidRPr="00D15F30" w:rsidRDefault="00E42E0B" w:rsidP="00E42E0B">
      <w:pPr>
        <w:spacing w:before="132"/>
        <w:ind w:left="1620"/>
        <w:jc w:val="both"/>
        <w:rPr>
          <w:rFonts w:ascii="Univers for KPMG" w:hAnsi="Univers for KPMG"/>
          <w:b/>
          <w:sz w:val="20"/>
        </w:rPr>
      </w:pPr>
      <w:r w:rsidRPr="00D15F30">
        <w:rPr>
          <w:rFonts w:ascii="Univers for KPMG" w:hAnsi="Univers for KPMG"/>
          <w:b/>
          <w:sz w:val="20"/>
        </w:rPr>
        <w:t>Other relationships</w:t>
      </w:r>
    </w:p>
    <w:p w14:paraId="3F3737B7" w14:textId="1DF0174B" w:rsidR="00E42E0B" w:rsidRPr="00D15F30" w:rsidRDefault="00E42E0B" w:rsidP="00E42E0B">
      <w:pPr>
        <w:spacing w:before="132"/>
        <w:ind w:left="1620"/>
        <w:jc w:val="both"/>
        <w:rPr>
          <w:rFonts w:ascii="Univers for KPMG" w:hAnsi="Univers for KPMG"/>
          <w:sz w:val="20"/>
        </w:rPr>
      </w:pPr>
      <w:r w:rsidRPr="00D15F30">
        <w:rPr>
          <w:rFonts w:ascii="Univers for KPMG" w:hAnsi="Univers for KPMG"/>
          <w:sz w:val="20"/>
        </w:rPr>
        <w:t xml:space="preserve">As you are aware, KPMG provides Advisory and Tax services to Target and its affiliates. In order to safeguard against the flow of confidential information between separate KPMG engagement teams servicing Client and Target, we have established formal Ethical Dividers and Confidentiality Procedures. </w:t>
      </w:r>
    </w:p>
    <w:p w14:paraId="4461363B" w14:textId="77777777" w:rsidR="00E42E0B" w:rsidRPr="00D15F30" w:rsidRDefault="00E42E0B" w:rsidP="00E42E0B">
      <w:pPr>
        <w:spacing w:before="132"/>
        <w:ind w:left="1620"/>
        <w:jc w:val="both"/>
        <w:rPr>
          <w:rFonts w:ascii="Univers for KPMG" w:hAnsi="Univers for KPMG"/>
          <w:i/>
          <w:iCs/>
          <w:sz w:val="20"/>
        </w:rPr>
      </w:pPr>
      <w:r w:rsidRPr="00D15F30">
        <w:rPr>
          <w:rFonts w:ascii="Univers for KPMG" w:hAnsi="Univers for KPMG"/>
          <w:i/>
          <w:iCs/>
          <w:sz w:val="20"/>
        </w:rPr>
        <w:t>Ethical Divider and Confidentiality Procedures</w:t>
      </w:r>
    </w:p>
    <w:p w14:paraId="606A4B99" w14:textId="77777777" w:rsidR="00E42E0B" w:rsidRPr="00D15F30" w:rsidRDefault="00E42E0B" w:rsidP="00E42E0B">
      <w:pPr>
        <w:spacing w:before="132"/>
        <w:ind w:left="1620"/>
        <w:jc w:val="both"/>
        <w:rPr>
          <w:rFonts w:ascii="Univers for KPMG" w:hAnsi="Univers for KPMG"/>
          <w:sz w:val="20"/>
        </w:rPr>
      </w:pPr>
      <w:r w:rsidRPr="00D15F30">
        <w:rPr>
          <w:rFonts w:ascii="Univers for KPMG" w:hAnsi="Univers for KPMG"/>
          <w:sz w:val="20"/>
        </w:rPr>
        <w:lastRenderedPageBreak/>
        <w:t>To provide additional protection against the unauthorized disclosure of confidential information we possess concerning Target, we have put confidentiality procedures in place, including the following:</w:t>
      </w:r>
    </w:p>
    <w:p w14:paraId="68E32870" w14:textId="77777777" w:rsidR="00E42E0B" w:rsidRPr="00D15F30" w:rsidRDefault="00E42E0B" w:rsidP="00C92B08">
      <w:pPr>
        <w:pStyle w:val="LetterBody"/>
        <w:numPr>
          <w:ilvl w:val="0"/>
          <w:numId w:val="23"/>
        </w:numPr>
        <w:tabs>
          <w:tab w:val="clear" w:pos="340"/>
          <w:tab w:val="num" w:pos="1400"/>
        </w:tabs>
        <w:spacing w:before="132"/>
        <w:ind w:left="2160" w:hanging="360"/>
        <w:jc w:val="both"/>
        <w:rPr>
          <w:rFonts w:ascii="Univers for KPMG" w:hAnsi="Univers for KPMG"/>
          <w:sz w:val="20"/>
        </w:rPr>
      </w:pPr>
      <w:r w:rsidRPr="00D15F30">
        <w:rPr>
          <w:rFonts w:ascii="Univers for KPMG" w:hAnsi="Univers for KPMG" w:cs="Arial"/>
          <w:sz w:val="20"/>
        </w:rPr>
        <w:t xml:space="preserve">The KPMG engagement team assisting Client will exclude any individual who is currently providing the outlined services to Target; </w:t>
      </w:r>
    </w:p>
    <w:p w14:paraId="6D933431" w14:textId="77777777" w:rsidR="00E42E0B" w:rsidRPr="00D15F30" w:rsidRDefault="00E42E0B" w:rsidP="00C92B08">
      <w:pPr>
        <w:pStyle w:val="LetterBody"/>
        <w:numPr>
          <w:ilvl w:val="0"/>
          <w:numId w:val="23"/>
        </w:numPr>
        <w:tabs>
          <w:tab w:val="clear" w:pos="340"/>
          <w:tab w:val="num" w:pos="1220"/>
        </w:tabs>
        <w:spacing w:before="132"/>
        <w:ind w:left="2160" w:hanging="360"/>
        <w:jc w:val="both"/>
        <w:rPr>
          <w:rFonts w:ascii="Univers for KPMG" w:hAnsi="Univers for KPMG"/>
          <w:sz w:val="20"/>
        </w:rPr>
      </w:pPr>
      <w:r w:rsidRPr="00D15F30">
        <w:rPr>
          <w:rFonts w:ascii="Univers for KPMG" w:hAnsi="Univers for KPMG" w:cs="Arial"/>
          <w:sz w:val="20"/>
        </w:rPr>
        <w:t>All files related to the Transaction, including computer files, of the Client engagement team will be segregated from KPMG’s regular files and will be accessible only by members of the Client engagement team;</w:t>
      </w:r>
    </w:p>
    <w:p w14:paraId="43461E08" w14:textId="77777777" w:rsidR="00E42E0B" w:rsidRPr="00D15F30" w:rsidRDefault="00E42E0B" w:rsidP="00C92B08">
      <w:pPr>
        <w:pStyle w:val="LetterBody"/>
        <w:numPr>
          <w:ilvl w:val="0"/>
          <w:numId w:val="23"/>
        </w:numPr>
        <w:tabs>
          <w:tab w:val="clear" w:pos="340"/>
          <w:tab w:val="num" w:pos="1220"/>
        </w:tabs>
        <w:spacing w:before="132"/>
        <w:ind w:left="2160" w:hanging="360"/>
        <w:jc w:val="both"/>
        <w:rPr>
          <w:rFonts w:ascii="Univers for KPMG" w:hAnsi="Univers for KPMG"/>
          <w:sz w:val="20"/>
        </w:rPr>
      </w:pPr>
      <w:r w:rsidRPr="00D15F30">
        <w:rPr>
          <w:rFonts w:ascii="Univers for KPMG" w:hAnsi="Univers for KPMG" w:cs="Arial"/>
          <w:sz w:val="20"/>
        </w:rPr>
        <w:t>Members of the Client engagement team will be physically separate (and working virtually) from all individuals providing services to Target; and</w:t>
      </w:r>
    </w:p>
    <w:p w14:paraId="73FAF7D6" w14:textId="77777777" w:rsidR="00E42E0B" w:rsidRPr="00D15F30" w:rsidRDefault="00E42E0B" w:rsidP="00C92B08">
      <w:pPr>
        <w:pStyle w:val="LetterBody"/>
        <w:numPr>
          <w:ilvl w:val="0"/>
          <w:numId w:val="23"/>
        </w:numPr>
        <w:tabs>
          <w:tab w:val="clear" w:pos="340"/>
          <w:tab w:val="num" w:pos="1220"/>
        </w:tabs>
        <w:spacing w:before="132"/>
        <w:ind w:left="2160" w:hanging="360"/>
        <w:jc w:val="both"/>
        <w:rPr>
          <w:rFonts w:ascii="Univers for KPMG" w:hAnsi="Univers for KPMG"/>
          <w:sz w:val="20"/>
        </w:rPr>
      </w:pPr>
      <w:r w:rsidRPr="00D15F30">
        <w:rPr>
          <w:rFonts w:ascii="Univers for KPMG" w:hAnsi="Univers for KPMG" w:cs="Arial"/>
          <w:sz w:val="20"/>
        </w:rPr>
        <w:t xml:space="preserve">All members of the engagement team assisting Client have been and any individual that joins the engagement team, will be, informed of the above procedures and have agreed to abide by such procedures. </w:t>
      </w:r>
    </w:p>
    <w:p w14:paraId="7E02D243" w14:textId="51D9F90E" w:rsidR="00E42E0B" w:rsidRPr="00D15F30" w:rsidRDefault="00E42E0B" w:rsidP="00E42E0B">
      <w:pPr>
        <w:spacing w:before="132"/>
        <w:ind w:left="1620"/>
        <w:jc w:val="both"/>
        <w:rPr>
          <w:rFonts w:ascii="Univers for KPMG" w:hAnsi="Univers for KPMG"/>
          <w:sz w:val="20"/>
        </w:rPr>
      </w:pPr>
      <w:r w:rsidRPr="00D15F30">
        <w:rPr>
          <w:rFonts w:ascii="Univers for KPMG" w:hAnsi="Univers for KPMG"/>
          <w:sz w:val="20"/>
        </w:rPr>
        <w:t>You confirm that Client is satisfied with the foregoing confidentiality procedures, and agree that Client:</w:t>
      </w:r>
    </w:p>
    <w:p w14:paraId="4D49488E" w14:textId="77777777" w:rsidR="00E42E0B" w:rsidRPr="00D15F30" w:rsidRDefault="00E42E0B" w:rsidP="00C92B08">
      <w:pPr>
        <w:pStyle w:val="LetterBody"/>
        <w:numPr>
          <w:ilvl w:val="0"/>
          <w:numId w:val="23"/>
        </w:numPr>
        <w:tabs>
          <w:tab w:val="clear" w:pos="340"/>
          <w:tab w:val="num" w:pos="1020"/>
        </w:tabs>
        <w:ind w:left="1960"/>
        <w:jc w:val="both"/>
        <w:rPr>
          <w:rFonts w:ascii="Univers for KPMG" w:hAnsi="Univers for KPMG" w:cs="Arial"/>
          <w:sz w:val="20"/>
        </w:rPr>
      </w:pPr>
      <w:r w:rsidRPr="00D15F30">
        <w:rPr>
          <w:rFonts w:ascii="Univers for KPMG" w:hAnsi="Univers for KPMG" w:cs="Arial"/>
          <w:sz w:val="20"/>
        </w:rPr>
        <w:t>will not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of you and Target during or prior to the Transaction; and</w:t>
      </w:r>
    </w:p>
    <w:p w14:paraId="6AAFD1DA" w14:textId="09E74DD2" w:rsidR="00E42E0B" w:rsidRPr="00D15F30" w:rsidRDefault="00E42E0B" w:rsidP="00C92B08">
      <w:pPr>
        <w:pStyle w:val="LetterBody"/>
        <w:numPr>
          <w:ilvl w:val="0"/>
          <w:numId w:val="23"/>
        </w:numPr>
        <w:tabs>
          <w:tab w:val="clear" w:pos="340"/>
          <w:tab w:val="num" w:pos="1019"/>
        </w:tabs>
        <w:spacing w:line="252" w:lineRule="auto"/>
        <w:ind w:left="1960"/>
        <w:jc w:val="both"/>
        <w:rPr>
          <w:rFonts w:ascii="Univers for KPMG"/>
          <w:sz w:val="20"/>
        </w:rPr>
      </w:pPr>
      <w:r w:rsidRPr="00D15F30">
        <w:rPr>
          <w:rFonts w:ascii="Univers for KPMG" w:hAnsi="Univers for KPMG" w:cs="Arial"/>
          <w:sz w:val="20"/>
        </w:rPr>
        <w:t>indemnify and hold harmless KPMG, its subsidiaries and affiliates and their partners, directors, officers and other personnel from any direct damages arising in relation to a demand, complaint, action, suit, proceeding or claim by any other third party that alleges that KPMG was in a conflict of interest by providing services to either or both of you  and the Target during or prior to the Transaction.</w:t>
      </w:r>
    </w:p>
    <w:p w14:paraId="22C79B22" w14:textId="77777777" w:rsidR="00E42E0B" w:rsidRDefault="00E42E0B" w:rsidP="00E42E0B">
      <w:pPr>
        <w:spacing w:line="252" w:lineRule="auto"/>
        <w:ind w:left="1620"/>
        <w:rPr>
          <w:rFonts w:ascii="Univers for KPMG"/>
          <w:sz w:val="20"/>
        </w:rPr>
      </w:pPr>
    </w:p>
    <w:p w14:paraId="5716EAD4" w14:textId="77777777" w:rsidR="00FF51EC" w:rsidRPr="008B0797" w:rsidRDefault="0004013B">
      <w:pPr>
        <w:spacing w:line="216" w:lineRule="exact"/>
        <w:ind w:left="1645"/>
        <w:rPr>
          <w:rFonts w:ascii="Univers for KPMG" w:hAnsi="Univers for KPMG"/>
          <w:b/>
          <w:sz w:val="20"/>
        </w:rPr>
      </w:pPr>
      <w:r w:rsidRPr="008B0797">
        <w:rPr>
          <w:rFonts w:ascii="Univers for KPMG" w:hAnsi="Univers for KPMG"/>
          <w:b/>
          <w:sz w:val="20"/>
        </w:rPr>
        <w:t>Terms and Conditions</w:t>
      </w:r>
    </w:p>
    <w:p w14:paraId="253BB23D" w14:textId="50DC6A85" w:rsidR="00FF51EC" w:rsidRPr="008B0797" w:rsidRDefault="0004013B">
      <w:pPr>
        <w:spacing w:before="141"/>
        <w:ind w:left="1643" w:right="225"/>
        <w:rPr>
          <w:rFonts w:ascii="Univers for KPMG" w:hAnsi="Univers for KPMG"/>
          <w:sz w:val="20"/>
        </w:rPr>
      </w:pPr>
      <w:r w:rsidRPr="008B0797">
        <w:rPr>
          <w:rFonts w:ascii="Univers for KPMG" w:hAnsi="Univers for KPMG"/>
          <w:sz w:val="20"/>
        </w:rPr>
        <w:t>This engagement is subject to KPMG’s Terms and Conditions for Advisory and Tax Services attached as Appendix B incorporated herein by reference.</w:t>
      </w:r>
    </w:p>
    <w:p w14:paraId="7E31A539" w14:textId="77777777" w:rsidR="00FF51EC" w:rsidRPr="008B0797" w:rsidRDefault="0004013B">
      <w:pPr>
        <w:spacing w:before="136"/>
        <w:ind w:left="1643"/>
        <w:rPr>
          <w:rFonts w:ascii="Univers for KPMG" w:hAnsi="Univers for KPMG"/>
          <w:b/>
          <w:sz w:val="20"/>
        </w:rPr>
      </w:pPr>
      <w:r w:rsidRPr="008B0797">
        <w:rPr>
          <w:rFonts w:ascii="Univers for KPMG" w:hAnsi="Univers for KPMG"/>
          <w:b/>
          <w:sz w:val="20"/>
        </w:rPr>
        <w:t>Debriefing</w:t>
      </w:r>
    </w:p>
    <w:p w14:paraId="674D9037" w14:textId="75AA4EAF" w:rsidR="00C843A5" w:rsidRDefault="0004013B" w:rsidP="0018795F">
      <w:pPr>
        <w:spacing w:before="144" w:line="252" w:lineRule="auto"/>
        <w:ind w:left="1643" w:right="506"/>
        <w:rPr>
          <w:rFonts w:ascii="Univers for KPMG" w:hAnsi="Univers for KPMG"/>
          <w:b/>
          <w:sz w:val="20"/>
        </w:rPr>
      </w:pPr>
      <w:r w:rsidRPr="008B0797">
        <w:rPr>
          <w:rFonts w:ascii="Univers for KPMG" w:hAnsi="Univers for KPMG"/>
          <w:sz w:val="20"/>
        </w:rPr>
        <w:t>On completion of the engagement, as part of our commitment to the quality of our services, we would welcome the opportunity to receive your views on the work carried out by KPMG and the service delivered.</w:t>
      </w:r>
    </w:p>
    <w:p w14:paraId="3DD51B98" w14:textId="18773407" w:rsidR="00C92B08" w:rsidDel="003604CA" w:rsidRDefault="00C92B08">
      <w:pPr>
        <w:spacing w:before="133"/>
        <w:ind w:left="1648"/>
        <w:rPr>
          <w:del w:id="39" w:author="Oudyk, Mike" w:date="2024-02-12T10:10:00Z"/>
          <w:rFonts w:ascii="Univers for KPMG" w:hAnsi="Univers for KPMG"/>
          <w:b/>
          <w:sz w:val="20"/>
        </w:rPr>
      </w:pPr>
    </w:p>
    <w:p w14:paraId="30139FD3" w14:textId="6B3FFAE8" w:rsidR="003604CA" w:rsidRDefault="003604CA">
      <w:pPr>
        <w:spacing w:before="133"/>
        <w:ind w:left="1648"/>
        <w:rPr>
          <w:ins w:id="40" w:author="Oudyk, Mike" w:date="2024-02-12T10:10:00Z"/>
          <w:rFonts w:ascii="Univers for KPMG" w:hAnsi="Univers for KPMG"/>
          <w:b/>
          <w:sz w:val="20"/>
        </w:rPr>
      </w:pPr>
    </w:p>
    <w:p w14:paraId="108984F4" w14:textId="77C7B01E" w:rsidR="003604CA" w:rsidRDefault="003604CA">
      <w:pPr>
        <w:spacing w:before="133"/>
        <w:ind w:left="1648"/>
        <w:rPr>
          <w:ins w:id="41" w:author="Oudyk, Mike" w:date="2024-02-12T10:10:00Z"/>
          <w:rFonts w:ascii="Univers for KPMG" w:hAnsi="Univers for KPMG"/>
          <w:b/>
          <w:sz w:val="20"/>
        </w:rPr>
      </w:pPr>
    </w:p>
    <w:p w14:paraId="42BC79E4" w14:textId="096B8A13" w:rsidR="003604CA" w:rsidRDefault="003604CA">
      <w:pPr>
        <w:spacing w:before="133"/>
        <w:ind w:left="1648"/>
        <w:rPr>
          <w:ins w:id="42" w:author="Oudyk, Mike" w:date="2024-02-12T10:10:00Z"/>
          <w:rFonts w:ascii="Univers for KPMG" w:hAnsi="Univers for KPMG"/>
          <w:b/>
          <w:sz w:val="20"/>
        </w:rPr>
      </w:pPr>
    </w:p>
    <w:p w14:paraId="7D9CAE99" w14:textId="62836BF1" w:rsidR="003604CA" w:rsidRDefault="003604CA">
      <w:pPr>
        <w:spacing w:before="133"/>
        <w:ind w:left="1648"/>
        <w:rPr>
          <w:ins w:id="43" w:author="Oudyk, Mike" w:date="2024-02-12T10:10:00Z"/>
          <w:rFonts w:ascii="Univers for KPMG" w:hAnsi="Univers for KPMG"/>
          <w:b/>
          <w:sz w:val="20"/>
        </w:rPr>
      </w:pPr>
    </w:p>
    <w:p w14:paraId="66D0F09D" w14:textId="0CE8F11F" w:rsidR="003604CA" w:rsidRDefault="003604CA">
      <w:pPr>
        <w:spacing w:before="133"/>
        <w:ind w:left="1648"/>
        <w:rPr>
          <w:ins w:id="44" w:author="Oudyk, Mike" w:date="2024-02-12T10:10:00Z"/>
          <w:rFonts w:ascii="Univers for KPMG" w:hAnsi="Univers for KPMG"/>
          <w:b/>
          <w:sz w:val="20"/>
        </w:rPr>
      </w:pPr>
    </w:p>
    <w:p w14:paraId="5F76EE6D" w14:textId="7F781DE0" w:rsidR="003604CA" w:rsidRDefault="003604CA">
      <w:pPr>
        <w:spacing w:before="133"/>
        <w:ind w:left="1648"/>
        <w:rPr>
          <w:ins w:id="45" w:author="Oudyk, Mike" w:date="2024-02-12T10:10:00Z"/>
          <w:rFonts w:ascii="Univers for KPMG" w:hAnsi="Univers for KPMG"/>
          <w:b/>
          <w:sz w:val="20"/>
        </w:rPr>
      </w:pPr>
    </w:p>
    <w:p w14:paraId="3E1F0513" w14:textId="22AB2A39" w:rsidR="003604CA" w:rsidRDefault="003604CA">
      <w:pPr>
        <w:spacing w:before="133"/>
        <w:ind w:left="1648"/>
        <w:rPr>
          <w:ins w:id="46" w:author="Oudyk, Mike" w:date="2024-02-12T10:10:00Z"/>
          <w:rFonts w:ascii="Univers for KPMG" w:hAnsi="Univers for KPMG"/>
          <w:b/>
          <w:sz w:val="20"/>
        </w:rPr>
      </w:pPr>
    </w:p>
    <w:p w14:paraId="1B7F8BA6" w14:textId="5308AA3C" w:rsidR="003604CA" w:rsidRDefault="003604CA">
      <w:pPr>
        <w:spacing w:before="133"/>
        <w:ind w:left="1648"/>
        <w:rPr>
          <w:ins w:id="47" w:author="Oudyk, Mike" w:date="2024-02-12T10:10:00Z"/>
          <w:rFonts w:ascii="Univers for KPMG" w:hAnsi="Univers for KPMG"/>
          <w:b/>
          <w:sz w:val="20"/>
        </w:rPr>
      </w:pPr>
    </w:p>
    <w:p w14:paraId="0E779717" w14:textId="63574F5E" w:rsidR="003604CA" w:rsidRDefault="003604CA">
      <w:pPr>
        <w:spacing w:before="133"/>
        <w:ind w:left="1648"/>
        <w:rPr>
          <w:ins w:id="48" w:author="Oudyk, Mike" w:date="2024-02-12T10:10:00Z"/>
          <w:rFonts w:ascii="Univers for KPMG" w:hAnsi="Univers for KPMG"/>
          <w:b/>
          <w:sz w:val="20"/>
        </w:rPr>
      </w:pPr>
    </w:p>
    <w:p w14:paraId="278CA3BD" w14:textId="340FDE01" w:rsidR="003604CA" w:rsidRDefault="003604CA">
      <w:pPr>
        <w:spacing w:before="133"/>
        <w:ind w:left="1648"/>
        <w:rPr>
          <w:ins w:id="49" w:author="Oudyk, Mike" w:date="2024-02-12T10:10:00Z"/>
          <w:rFonts w:ascii="Univers for KPMG" w:hAnsi="Univers for KPMG"/>
          <w:b/>
          <w:sz w:val="20"/>
        </w:rPr>
      </w:pPr>
    </w:p>
    <w:p w14:paraId="5FC49E1C" w14:textId="1315AD77" w:rsidR="003604CA" w:rsidRDefault="003604CA">
      <w:pPr>
        <w:spacing w:before="133"/>
        <w:ind w:left="1648"/>
        <w:rPr>
          <w:ins w:id="50" w:author="Oudyk, Mike" w:date="2024-02-12T10:10:00Z"/>
          <w:rFonts w:ascii="Univers for KPMG" w:hAnsi="Univers for KPMG"/>
          <w:b/>
          <w:sz w:val="20"/>
        </w:rPr>
      </w:pPr>
    </w:p>
    <w:p w14:paraId="41AC5A5D" w14:textId="51808A32" w:rsidR="003604CA" w:rsidRDefault="003604CA">
      <w:pPr>
        <w:spacing w:before="133"/>
        <w:ind w:left="1648"/>
        <w:rPr>
          <w:ins w:id="51" w:author="Oudyk, Mike" w:date="2024-02-12T10:10:00Z"/>
          <w:rFonts w:ascii="Univers for KPMG" w:hAnsi="Univers for KPMG"/>
          <w:b/>
          <w:sz w:val="20"/>
        </w:rPr>
      </w:pPr>
    </w:p>
    <w:p w14:paraId="4B42823F" w14:textId="6C1493FC" w:rsidR="003604CA" w:rsidRDefault="003604CA">
      <w:pPr>
        <w:spacing w:before="133"/>
        <w:ind w:left="1648"/>
        <w:rPr>
          <w:ins w:id="52" w:author="Oudyk, Mike" w:date="2024-02-12T10:10:00Z"/>
          <w:rFonts w:ascii="Univers for KPMG" w:hAnsi="Univers for KPMG"/>
          <w:b/>
          <w:sz w:val="20"/>
        </w:rPr>
      </w:pPr>
    </w:p>
    <w:p w14:paraId="47D1597E" w14:textId="168A15E5" w:rsidR="00C92B08" w:rsidDel="003604CA" w:rsidRDefault="00C92B08">
      <w:pPr>
        <w:spacing w:before="133"/>
        <w:ind w:left="1648"/>
        <w:rPr>
          <w:del w:id="53" w:author="Oudyk, Mike" w:date="2024-02-12T10:10:00Z"/>
          <w:rFonts w:ascii="Univers for KPMG" w:hAnsi="Univers for KPMG"/>
          <w:b/>
          <w:sz w:val="20"/>
        </w:rPr>
      </w:pPr>
    </w:p>
    <w:p w14:paraId="027E9FDC" w14:textId="79580269" w:rsidR="00C92B08" w:rsidDel="003604CA" w:rsidRDefault="00C92B08">
      <w:pPr>
        <w:spacing w:before="133"/>
        <w:ind w:left="1648"/>
        <w:rPr>
          <w:del w:id="54" w:author="Oudyk, Mike" w:date="2024-02-12T10:10:00Z"/>
          <w:rFonts w:ascii="Univers for KPMG" w:hAnsi="Univers for KPMG"/>
          <w:b/>
          <w:sz w:val="20"/>
        </w:rPr>
      </w:pPr>
    </w:p>
    <w:p w14:paraId="5522225F" w14:textId="1E0DCED5" w:rsidR="00C92B08" w:rsidDel="003604CA" w:rsidRDefault="00C92B08">
      <w:pPr>
        <w:spacing w:before="133"/>
        <w:ind w:left="1648"/>
        <w:rPr>
          <w:del w:id="55" w:author="Oudyk, Mike" w:date="2024-02-12T10:10:00Z"/>
          <w:rFonts w:ascii="Univers for KPMG" w:hAnsi="Univers for KPMG"/>
          <w:b/>
          <w:sz w:val="20"/>
        </w:rPr>
      </w:pPr>
    </w:p>
    <w:p w14:paraId="65ED5265" w14:textId="05844802" w:rsidR="00C92B08" w:rsidDel="003604CA" w:rsidRDefault="00C92B08">
      <w:pPr>
        <w:spacing w:before="133"/>
        <w:ind w:left="1648"/>
        <w:rPr>
          <w:del w:id="56" w:author="Oudyk, Mike" w:date="2024-02-12T10:10:00Z"/>
          <w:rFonts w:ascii="Univers for KPMG" w:hAnsi="Univers for KPMG"/>
          <w:b/>
          <w:sz w:val="20"/>
        </w:rPr>
      </w:pPr>
    </w:p>
    <w:p w14:paraId="093F424D" w14:textId="38E2543F" w:rsidR="00C92B08" w:rsidDel="003604CA" w:rsidRDefault="00C92B08">
      <w:pPr>
        <w:spacing w:before="133"/>
        <w:ind w:left="1648"/>
        <w:rPr>
          <w:del w:id="57" w:author="Oudyk, Mike" w:date="2024-02-12T10:10:00Z"/>
          <w:rFonts w:ascii="Univers for KPMG" w:hAnsi="Univers for KPMG"/>
          <w:b/>
          <w:sz w:val="20"/>
        </w:rPr>
      </w:pPr>
    </w:p>
    <w:p w14:paraId="42CBEC84" w14:textId="62FFB9C7" w:rsidR="00C92B08" w:rsidDel="003604CA" w:rsidRDefault="00C92B08">
      <w:pPr>
        <w:spacing w:before="133"/>
        <w:ind w:left="1648"/>
        <w:rPr>
          <w:del w:id="58" w:author="Oudyk, Mike" w:date="2024-02-12T10:10:00Z"/>
          <w:rFonts w:ascii="Univers for KPMG" w:hAnsi="Univers for KPMG"/>
          <w:b/>
          <w:sz w:val="20"/>
        </w:rPr>
      </w:pPr>
    </w:p>
    <w:p w14:paraId="6007D4A4" w14:textId="213CD127" w:rsidR="00C92B08" w:rsidDel="003604CA" w:rsidRDefault="00C92B08">
      <w:pPr>
        <w:spacing w:before="133"/>
        <w:ind w:left="1648"/>
        <w:rPr>
          <w:del w:id="59" w:author="Oudyk, Mike" w:date="2024-02-12T10:10:00Z"/>
          <w:rFonts w:ascii="Univers for KPMG" w:hAnsi="Univers for KPMG"/>
          <w:b/>
          <w:sz w:val="20"/>
        </w:rPr>
      </w:pPr>
    </w:p>
    <w:p w14:paraId="642D3242" w14:textId="12AB8284" w:rsidR="00C92B08" w:rsidDel="003604CA" w:rsidRDefault="00C92B08">
      <w:pPr>
        <w:spacing w:before="133"/>
        <w:ind w:left="1648"/>
        <w:rPr>
          <w:del w:id="60" w:author="Oudyk, Mike" w:date="2024-02-12T10:10:00Z"/>
          <w:rFonts w:ascii="Univers for KPMG" w:hAnsi="Univers for KPMG"/>
          <w:b/>
          <w:sz w:val="20"/>
        </w:rPr>
      </w:pPr>
    </w:p>
    <w:p w14:paraId="2A161E3B" w14:textId="03952D5C" w:rsidR="00C92B08" w:rsidDel="003604CA" w:rsidRDefault="00C92B08">
      <w:pPr>
        <w:spacing w:before="133"/>
        <w:ind w:left="1648"/>
        <w:rPr>
          <w:del w:id="61" w:author="Oudyk, Mike" w:date="2024-02-12T10:10:00Z"/>
          <w:rFonts w:ascii="Univers for KPMG" w:hAnsi="Univers for KPMG"/>
          <w:b/>
          <w:sz w:val="20"/>
        </w:rPr>
      </w:pPr>
    </w:p>
    <w:p w14:paraId="7BAC26FE" w14:textId="34EE03D7" w:rsidR="00FF51EC" w:rsidRPr="008B0797" w:rsidRDefault="0004013B">
      <w:pPr>
        <w:spacing w:before="133"/>
        <w:ind w:left="1648"/>
        <w:rPr>
          <w:rFonts w:ascii="Univers for KPMG" w:hAnsi="Univers for KPMG"/>
          <w:b/>
          <w:sz w:val="20"/>
        </w:rPr>
      </w:pPr>
      <w:r w:rsidRPr="008B0797">
        <w:rPr>
          <w:rFonts w:ascii="Univers for KPMG" w:hAnsi="Univers for KPMG"/>
          <w:b/>
          <w:sz w:val="20"/>
        </w:rPr>
        <w:t>Confirmation</w:t>
      </w:r>
    </w:p>
    <w:p w14:paraId="1660CBF9" w14:textId="77777777" w:rsidR="00FF51EC" w:rsidRPr="008B0797" w:rsidRDefault="0004013B">
      <w:pPr>
        <w:spacing w:before="143" w:line="252" w:lineRule="auto"/>
        <w:ind w:left="1648" w:right="391"/>
        <w:rPr>
          <w:rFonts w:ascii="Univers for KPMG" w:hAnsi="Univers for KPMG"/>
          <w:sz w:val="20"/>
        </w:rPr>
      </w:pPr>
      <w:r w:rsidRPr="008B0797">
        <w:rPr>
          <w:rFonts w:ascii="Univers for KPMG" w:hAnsi="Univers for KPMG"/>
          <w:sz w:val="20"/>
        </w:rPr>
        <w:t>Please indicate your acceptance of these arrangements by signing and returning one copy of this letter to the undersigned. We are pleased to discuss this letter and our engagement with you at any time. We look forward to working with you on this exciting and challenging engagement.</w:t>
      </w:r>
    </w:p>
    <w:p w14:paraId="1A7DBFF0" w14:textId="77777777" w:rsidR="00FF51EC" w:rsidRPr="008B0797" w:rsidRDefault="00FF51EC">
      <w:pPr>
        <w:pStyle w:val="BodyText"/>
        <w:spacing w:before="10"/>
        <w:rPr>
          <w:rFonts w:ascii="Univers for KPMG" w:hAnsi="Univers for KPMG"/>
          <w:sz w:val="17"/>
        </w:rPr>
      </w:pPr>
    </w:p>
    <w:p w14:paraId="14953DF6" w14:textId="77777777" w:rsidR="00765EF5" w:rsidRDefault="00765EF5">
      <w:pPr>
        <w:ind w:left="1668"/>
        <w:rPr>
          <w:rFonts w:ascii="Univers for KPMG" w:hAnsi="Univers for KPMG"/>
          <w:sz w:val="20"/>
        </w:rPr>
      </w:pPr>
    </w:p>
    <w:p w14:paraId="653921AB" w14:textId="0CBEF3A2" w:rsidR="00FF51EC" w:rsidRPr="008B0797" w:rsidRDefault="0004013B">
      <w:pPr>
        <w:ind w:left="1668"/>
        <w:rPr>
          <w:rFonts w:ascii="Univers for KPMG" w:hAnsi="Univers for KPMG"/>
          <w:sz w:val="20"/>
        </w:rPr>
      </w:pPr>
      <w:r w:rsidRPr="008B0797">
        <w:rPr>
          <w:rFonts w:ascii="Univers for KPMG" w:hAnsi="Univers for KPMG"/>
          <w:sz w:val="20"/>
        </w:rPr>
        <w:t>Yours truly,</w:t>
      </w:r>
    </w:p>
    <w:p w14:paraId="5BCD81E6" w14:textId="77777777" w:rsidR="00FF51EC" w:rsidRPr="008B0797" w:rsidRDefault="00FF51EC">
      <w:pPr>
        <w:pStyle w:val="BodyText"/>
        <w:spacing w:before="7"/>
        <w:rPr>
          <w:rFonts w:ascii="Univers for KPMG" w:hAnsi="Univers for KPMG"/>
        </w:rPr>
      </w:pPr>
    </w:p>
    <w:p w14:paraId="75FD3A28" w14:textId="77777777" w:rsidR="00FF51EC" w:rsidRPr="008B0797" w:rsidRDefault="0004013B">
      <w:pPr>
        <w:ind w:left="1668"/>
        <w:rPr>
          <w:rFonts w:ascii="Univers for KPMG" w:hAnsi="Univers for KPMG"/>
          <w:b/>
          <w:sz w:val="20"/>
        </w:rPr>
      </w:pPr>
      <w:r w:rsidRPr="008B0797">
        <w:rPr>
          <w:rFonts w:ascii="Univers for KPMG" w:hAnsi="Univers for KPMG"/>
          <w:b/>
          <w:sz w:val="20"/>
        </w:rPr>
        <w:t>KPMG LLP</w:t>
      </w:r>
    </w:p>
    <w:p w14:paraId="0EACF610" w14:textId="40C16407" w:rsidR="00FF51EC" w:rsidRDefault="00C843A5" w:rsidP="00880565">
      <w:pPr>
        <w:pStyle w:val="BodyText"/>
        <w:ind w:left="1350"/>
        <w:rPr>
          <w:rFonts w:ascii="Univers for KPMG" w:hAnsi="Univers for KPMG"/>
          <w:noProof/>
        </w:rPr>
      </w:pPr>
      <w:r>
        <w:rPr>
          <w:rFonts w:ascii="Univers for KPMG" w:hAnsi="Univers for KPMG"/>
          <w:noProof/>
        </w:rPr>
        <w:tab/>
      </w:r>
    </w:p>
    <w:p w14:paraId="562741B9" w14:textId="7032769D" w:rsidR="00C843A5" w:rsidRDefault="00B7542E" w:rsidP="00880565">
      <w:pPr>
        <w:pStyle w:val="BodyText"/>
        <w:ind w:left="1350"/>
        <w:rPr>
          <w:rFonts w:ascii="Univers for KPMG" w:hAnsi="Univers for KPMG"/>
          <w:noProof/>
        </w:rPr>
      </w:pPr>
      <w:ins w:id="62" w:author="Oudyk, Mike" w:date="2024-02-12T10:11:00Z">
        <w:r w:rsidRPr="008B0797">
          <w:rPr>
            <w:rFonts w:ascii="Univers for KPMG" w:hAnsi="Univers for KPMG"/>
            <w:noProof/>
          </w:rPr>
          <w:drawing>
            <wp:inline distT="0" distB="0" distL="0" distR="0" wp14:anchorId="5AFD4ADD" wp14:editId="422DD46E">
              <wp:extent cx="2427817" cy="76880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2441075" cy="773008"/>
                      </a:xfrm>
                      <a:prstGeom prst="rect">
                        <a:avLst/>
                      </a:prstGeom>
                      <a:noFill/>
                      <a:ln w="9525">
                        <a:noFill/>
                        <a:miter lim="800000"/>
                        <a:headEnd/>
                        <a:tailEnd/>
                      </a:ln>
                    </pic:spPr>
                  </pic:pic>
                </a:graphicData>
              </a:graphic>
            </wp:inline>
          </w:drawing>
        </w:r>
      </w:ins>
    </w:p>
    <w:p w14:paraId="1C687C16" w14:textId="2DD863F3" w:rsidR="00FF51EC" w:rsidRDefault="009C3C6C">
      <w:pPr>
        <w:pStyle w:val="BodyText"/>
        <w:spacing w:before="6"/>
        <w:rPr>
          <w:rFonts w:ascii="Univers for KPMG" w:hAnsi="Univers for KPMG"/>
          <w:noProof/>
        </w:rPr>
      </w:pPr>
      <w:r>
        <w:rPr>
          <w:rFonts w:ascii="Univers for KPMG" w:hAnsi="Univers for KPMG"/>
          <w:noProof/>
          <w:sz w:val="24"/>
          <w:szCs w:val="24"/>
        </w:rPr>
        <w:t xml:space="preserve"> </w:t>
      </w:r>
      <w:r>
        <w:rPr>
          <w:rFonts w:ascii="Univers for KPMG" w:hAnsi="Univers for KPMG"/>
          <w:noProof/>
          <w:sz w:val="24"/>
          <w:szCs w:val="24"/>
        </w:rPr>
        <w:tab/>
      </w:r>
      <w:r>
        <w:rPr>
          <w:rFonts w:ascii="Univers for KPMG" w:hAnsi="Univers for KPMG"/>
          <w:noProof/>
        </w:rPr>
        <w:t xml:space="preserve">                    </w:t>
      </w:r>
    </w:p>
    <w:p w14:paraId="617F2037" w14:textId="258E5A65" w:rsidR="00126FB2" w:rsidRDefault="00126FB2">
      <w:pPr>
        <w:pStyle w:val="BodyText"/>
        <w:spacing w:before="6"/>
        <w:rPr>
          <w:rFonts w:ascii="Univers for KPMG" w:hAnsi="Univers for KPMG"/>
          <w:noProof/>
        </w:rPr>
      </w:pPr>
    </w:p>
    <w:p w14:paraId="612E9EB8" w14:textId="548BE45D" w:rsidR="00126FB2" w:rsidRDefault="00126FB2">
      <w:pPr>
        <w:pStyle w:val="BodyText"/>
        <w:spacing w:before="6"/>
        <w:rPr>
          <w:rFonts w:ascii="Univers for KPMG" w:hAnsi="Univers for KPMG"/>
          <w:noProof/>
        </w:rPr>
      </w:pPr>
    </w:p>
    <w:p w14:paraId="15C4B6BA" w14:textId="77777777" w:rsidR="00126FB2" w:rsidRPr="008B0797" w:rsidRDefault="00126FB2">
      <w:pPr>
        <w:pStyle w:val="BodyText"/>
        <w:spacing w:before="6"/>
        <w:rPr>
          <w:rFonts w:ascii="Univers for KPMG" w:hAnsi="Univers for KPMG"/>
          <w:b/>
          <w:sz w:val="20"/>
        </w:rPr>
      </w:pPr>
    </w:p>
    <w:p w14:paraId="6F6D1B46" w14:textId="77777777" w:rsidR="00FF51EC" w:rsidRPr="008B0797" w:rsidRDefault="0004013B">
      <w:pPr>
        <w:ind w:left="1668"/>
        <w:rPr>
          <w:rFonts w:ascii="Univers for KPMG" w:hAnsi="Univers for KPMG"/>
          <w:i/>
          <w:sz w:val="20"/>
        </w:rPr>
      </w:pPr>
      <w:r w:rsidRPr="008B0797">
        <w:rPr>
          <w:rFonts w:ascii="Univers for KPMG" w:hAnsi="Univers for KPMG"/>
          <w:i/>
          <w:sz w:val="20"/>
        </w:rPr>
        <w:t>John Cho, CPA, CA</w:t>
      </w:r>
    </w:p>
    <w:p w14:paraId="47BC50FA" w14:textId="77777777" w:rsidR="00FF51EC" w:rsidRPr="008B0797" w:rsidRDefault="0004013B">
      <w:pPr>
        <w:spacing w:before="10"/>
        <w:ind w:left="1667"/>
        <w:rPr>
          <w:rFonts w:ascii="Univers for KPMG" w:hAnsi="Univers for KPMG"/>
          <w:i/>
          <w:sz w:val="20"/>
        </w:rPr>
      </w:pPr>
      <w:r w:rsidRPr="008B0797">
        <w:rPr>
          <w:rFonts w:ascii="Univers for KPMG" w:hAnsi="Univers for KPMG"/>
          <w:i/>
          <w:sz w:val="20"/>
        </w:rPr>
        <w:t>Partner, Transaction Services</w:t>
      </w:r>
    </w:p>
    <w:p w14:paraId="1E7B6D1A" w14:textId="77777777" w:rsidR="00FF51EC" w:rsidRPr="008B0797" w:rsidRDefault="00FF51EC">
      <w:pPr>
        <w:pStyle w:val="BodyText"/>
        <w:spacing w:before="1"/>
        <w:rPr>
          <w:rFonts w:ascii="Univers for KPMG" w:hAnsi="Univers for KPMG"/>
          <w:i/>
          <w:sz w:val="28"/>
        </w:rPr>
      </w:pPr>
    </w:p>
    <w:p w14:paraId="00152F9A" w14:textId="77777777" w:rsidR="00FF51EC" w:rsidRPr="008B0797" w:rsidRDefault="0004013B">
      <w:pPr>
        <w:ind w:left="1645"/>
        <w:rPr>
          <w:rFonts w:ascii="Univers for KPMG" w:hAnsi="Univers for KPMG"/>
          <w:sz w:val="20"/>
        </w:rPr>
      </w:pPr>
      <w:r w:rsidRPr="008B0797">
        <w:rPr>
          <w:rFonts w:ascii="Univers for KPMG" w:hAnsi="Univers for KPMG"/>
          <w:sz w:val="20"/>
        </w:rPr>
        <w:t xml:space="preserve">We are in agreement with the </w:t>
      </w:r>
      <w:proofErr w:type="gramStart"/>
      <w:r w:rsidRPr="008B0797">
        <w:rPr>
          <w:rFonts w:ascii="Univers for KPMG" w:hAnsi="Univers for KPMG"/>
          <w:sz w:val="20"/>
        </w:rPr>
        <w:t>foregoing</w:t>
      </w:r>
      <w:proofErr w:type="gramEnd"/>
    </w:p>
    <w:p w14:paraId="47CFE06A" w14:textId="77777777" w:rsidR="00FF51EC" w:rsidRPr="008B0797" w:rsidRDefault="00F1092C">
      <w:pPr>
        <w:spacing w:before="141"/>
        <w:ind w:left="1645"/>
        <w:rPr>
          <w:rFonts w:ascii="Univers for KPMG" w:hAnsi="Univers for KPMG"/>
          <w:b/>
          <w:sz w:val="20"/>
        </w:rPr>
      </w:pPr>
      <w:r w:rsidRPr="008B0797">
        <w:rPr>
          <w:rFonts w:ascii="Univers for KPMG" w:hAnsi="Univers for KPMG"/>
          <w:b/>
          <w:sz w:val="20"/>
        </w:rPr>
        <w:t>HENNICK &amp; COMPANY</w:t>
      </w:r>
    </w:p>
    <w:p w14:paraId="0CE12891" w14:textId="77777777" w:rsidR="00FF51EC" w:rsidRPr="008B0797" w:rsidRDefault="00FF51EC">
      <w:pPr>
        <w:pStyle w:val="BodyText"/>
        <w:rPr>
          <w:rFonts w:ascii="Univers for KPMG" w:hAnsi="Univers for KPMG"/>
          <w:b/>
          <w:sz w:val="20"/>
        </w:rPr>
      </w:pPr>
    </w:p>
    <w:p w14:paraId="34DDEC90" w14:textId="77777777" w:rsidR="00FF51EC" w:rsidRPr="008B0797" w:rsidRDefault="0000306A">
      <w:pPr>
        <w:pStyle w:val="BodyText"/>
        <w:rPr>
          <w:rFonts w:ascii="Univers for KPMG" w:hAnsi="Univers for KPMG"/>
          <w:b/>
          <w:sz w:val="20"/>
        </w:rPr>
      </w:pPr>
      <w:r w:rsidRPr="008B0797">
        <w:rPr>
          <w:rFonts w:ascii="Univers for KPMG" w:hAnsi="Univers for KPMG"/>
          <w:b/>
          <w:sz w:val="20"/>
        </w:rPr>
        <w:tab/>
      </w:r>
      <w:r w:rsidRPr="008B0797">
        <w:rPr>
          <w:rFonts w:ascii="Univers for KPMG" w:hAnsi="Univers for KPMG"/>
          <w:b/>
          <w:sz w:val="20"/>
        </w:rPr>
        <w:tab/>
        <w:t xml:space="preserve">   </w:t>
      </w:r>
    </w:p>
    <w:p w14:paraId="40C91865" w14:textId="434916DA" w:rsidR="00FF51EC" w:rsidRPr="008B0797" w:rsidRDefault="0000306A">
      <w:pPr>
        <w:spacing w:before="175"/>
        <w:ind w:left="1645"/>
        <w:rPr>
          <w:rFonts w:ascii="Univers for KPMG" w:hAnsi="Univers for KPMG"/>
          <w:sz w:val="20"/>
        </w:rPr>
      </w:pPr>
      <w:r w:rsidRPr="008B0797">
        <w:rPr>
          <w:rFonts w:ascii="Univers for KPMG" w:hAnsi="Univers for KPMG"/>
          <w:noProof/>
          <w:sz w:val="20"/>
        </w:rPr>
        <mc:AlternateContent>
          <mc:Choice Requires="wps">
            <w:drawing>
              <wp:anchor distT="0" distB="0" distL="114300" distR="114300" simplePos="0" relativeHeight="251659264" behindDoc="1" locked="0" layoutInCell="1" allowOverlap="1" wp14:anchorId="77FE70F9" wp14:editId="7740F019">
                <wp:simplePos x="0" y="0"/>
                <wp:positionH relativeFrom="column">
                  <wp:posOffset>1045210</wp:posOffset>
                </wp:positionH>
                <wp:positionV relativeFrom="paragraph">
                  <wp:posOffset>81280</wp:posOffset>
                </wp:positionV>
                <wp:extent cx="3190240" cy="0"/>
                <wp:effectExtent l="6985" t="7620" r="12700" b="11430"/>
                <wp:wrapNone/>
                <wp:docPr id="37"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902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FF492" id="Line 4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3pt,6.4pt" to="333.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" strokeweight=".48pt"/>
            </w:pict>
          </mc:Fallback>
        </mc:AlternateContent>
      </w:r>
      <w:r w:rsidR="00012FBF">
        <w:rPr>
          <w:rFonts w:ascii="Univers for KPMG" w:hAnsi="Univers for KPMG"/>
          <w:noProof/>
          <w:sz w:val="20"/>
        </w:rPr>
        <w:t>Arty Commisso</w:t>
      </w:r>
      <w:r w:rsidR="006923CE">
        <w:rPr>
          <w:rFonts w:ascii="Univers for KPMG" w:hAnsi="Univers for KPMG"/>
          <w:noProof/>
          <w:sz w:val="20"/>
        </w:rPr>
        <w:t xml:space="preserve">, </w:t>
      </w:r>
      <w:r w:rsidR="00012FBF">
        <w:rPr>
          <w:rFonts w:ascii="Univers for KPMG" w:hAnsi="Univers for KPMG"/>
          <w:noProof/>
          <w:sz w:val="20"/>
        </w:rPr>
        <w:t>Chief Financial Officer</w:t>
      </w:r>
    </w:p>
    <w:p w14:paraId="7DB9AA7D" w14:textId="77777777" w:rsidR="00FF51EC" w:rsidRPr="008B0797" w:rsidRDefault="00FF51EC">
      <w:pPr>
        <w:pStyle w:val="BodyText"/>
        <w:rPr>
          <w:rFonts w:ascii="Univers for KPMG" w:hAnsi="Univers for KPMG"/>
          <w:sz w:val="20"/>
        </w:rPr>
      </w:pPr>
    </w:p>
    <w:p w14:paraId="56CE6868" w14:textId="77777777" w:rsidR="00FF51EC" w:rsidRPr="008B0797" w:rsidRDefault="0000306A">
      <w:pPr>
        <w:pStyle w:val="BodyText"/>
        <w:rPr>
          <w:rFonts w:ascii="Univers for KPMG" w:hAnsi="Univers for KPMG"/>
          <w:sz w:val="22"/>
        </w:rPr>
      </w:pPr>
      <w:r w:rsidRPr="008B0797">
        <w:rPr>
          <w:rFonts w:ascii="Univers for KPMG" w:hAnsi="Univers for KPMG"/>
          <w:b/>
          <w:noProof/>
          <w:sz w:val="20"/>
        </w:rPr>
        <mc:AlternateContent>
          <mc:Choice Requires="wps">
            <w:drawing>
              <wp:anchor distT="0" distB="0" distL="114300" distR="114300" simplePos="0" relativeHeight="251660288" behindDoc="1" locked="0" layoutInCell="1" allowOverlap="1" wp14:anchorId="1147E1CD" wp14:editId="0DAE2C8C">
                <wp:simplePos x="0" y="0"/>
                <wp:positionH relativeFrom="column">
                  <wp:posOffset>1045210</wp:posOffset>
                </wp:positionH>
                <wp:positionV relativeFrom="paragraph">
                  <wp:posOffset>148590</wp:posOffset>
                </wp:positionV>
                <wp:extent cx="3200400" cy="0"/>
                <wp:effectExtent l="6985" t="5080" r="12065" b="13970"/>
                <wp:wrapNone/>
                <wp:docPr id="3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07B9C" id="Line 4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3pt,11.7pt" to="334.3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" strokeweight=".48pt"/>
            </w:pict>
          </mc:Fallback>
        </mc:AlternateContent>
      </w:r>
    </w:p>
    <w:p w14:paraId="4788464E" w14:textId="77777777" w:rsidR="00FF51EC" w:rsidRPr="008B0797" w:rsidRDefault="0004013B">
      <w:pPr>
        <w:ind w:left="1645"/>
        <w:rPr>
          <w:rFonts w:ascii="Univers for KPMG" w:hAnsi="Univers for KPMG"/>
          <w:sz w:val="20"/>
        </w:rPr>
      </w:pPr>
      <w:r w:rsidRPr="008B0797">
        <w:rPr>
          <w:rFonts w:ascii="Univers for KPMG" w:hAnsi="Univers for KPMG"/>
          <w:sz w:val="20"/>
        </w:rPr>
        <w:t>Date</w:t>
      </w:r>
    </w:p>
    <w:p w14:paraId="51FE0716" w14:textId="77777777" w:rsidR="00FF51EC" w:rsidRPr="008B0797" w:rsidRDefault="00FF51EC">
      <w:pPr>
        <w:rPr>
          <w:rFonts w:ascii="Univers for KPMG" w:hAnsi="Univers for KPMG"/>
          <w:sz w:val="20"/>
        </w:rPr>
        <w:sectPr w:rsidR="00FF51EC" w:rsidRPr="008B0797">
          <w:pgSz w:w="12240" w:h="15840"/>
          <w:pgMar w:top="1920" w:right="920" w:bottom="980" w:left="960" w:header="1044" w:footer="799" w:gutter="0"/>
          <w:cols w:space="720"/>
        </w:sectPr>
      </w:pPr>
    </w:p>
    <w:p w14:paraId="79C4F172" w14:textId="0A5CDC7E" w:rsidR="00F1092C" w:rsidRDefault="00F1092C" w:rsidP="00611041">
      <w:pPr>
        <w:spacing w:before="50" w:line="264" w:lineRule="exact"/>
        <w:jc w:val="center"/>
      </w:pPr>
      <w:r>
        <w:rPr>
          <w:rFonts w:ascii="Univers for KPMG"/>
          <w:b/>
        </w:rPr>
        <w:lastRenderedPageBreak/>
        <w:t xml:space="preserve">DEAL ADVISORY &amp; TAX </w:t>
      </w:r>
      <w:r w:rsidR="0004013B">
        <w:rPr>
          <w:rFonts w:ascii="Univers for KPMG"/>
          <w:b/>
        </w:rPr>
        <w:t>WORKPLAN</w:t>
      </w:r>
    </w:p>
    <w:p w14:paraId="19313262" w14:textId="77777777" w:rsidR="00E42E0B" w:rsidRDefault="00E42E0B" w:rsidP="00E42E0B">
      <w:pPr>
        <w:pStyle w:val="Default"/>
        <w:spacing w:after="13"/>
        <w:jc w:val="both"/>
        <w:rPr>
          <w:rFonts w:ascii="Univers for KPMG" w:hAnsi="Univers for KPMG" w:cs="Arial"/>
          <w:sz w:val="20"/>
          <w:szCs w:val="20"/>
        </w:rPr>
      </w:pPr>
    </w:p>
    <w:p w14:paraId="627C8540" w14:textId="1D1DBEE6" w:rsidR="00E42E0B" w:rsidRPr="00F1092C" w:rsidRDefault="00E42E0B" w:rsidP="00E42E0B">
      <w:pPr>
        <w:pStyle w:val="Default"/>
        <w:spacing w:after="13"/>
        <w:jc w:val="both"/>
        <w:rPr>
          <w:rFonts w:ascii="Univers for KPMG" w:hAnsi="Univers for KPMG" w:cs="Arial"/>
          <w:sz w:val="20"/>
          <w:szCs w:val="20"/>
        </w:rPr>
      </w:pPr>
      <w:r w:rsidRPr="00F1092C">
        <w:rPr>
          <w:rFonts w:ascii="Univers for KPMG" w:hAnsi="Univers for KPMG" w:cs="Arial"/>
          <w:sz w:val="20"/>
          <w:szCs w:val="20"/>
        </w:rPr>
        <w:t>The scope of work is outlined in the following pages and is presented in the following work streams:</w:t>
      </w:r>
    </w:p>
    <w:p w14:paraId="5E10C1F0" w14:textId="5BBCB661" w:rsidR="00E42E0B" w:rsidRDefault="00E42E0B" w:rsidP="00C92B08">
      <w:pPr>
        <w:pStyle w:val="Default"/>
        <w:numPr>
          <w:ilvl w:val="0"/>
          <w:numId w:val="22"/>
        </w:numPr>
        <w:spacing w:after="13"/>
        <w:jc w:val="both"/>
        <w:rPr>
          <w:rFonts w:ascii="Univers for KPMG" w:hAnsi="Univers for KPMG" w:cs="Arial"/>
          <w:sz w:val="20"/>
          <w:szCs w:val="20"/>
        </w:rPr>
      </w:pPr>
      <w:r w:rsidRPr="00F1092C">
        <w:rPr>
          <w:rFonts w:ascii="Univers for KPMG" w:hAnsi="Univers for KPMG" w:cs="Arial"/>
          <w:sz w:val="20"/>
          <w:szCs w:val="20"/>
        </w:rPr>
        <w:t>Financial due diligence;</w:t>
      </w:r>
    </w:p>
    <w:p w14:paraId="6AAE3684" w14:textId="0B0D606F" w:rsidR="00C92B08" w:rsidRDefault="00C92B08" w:rsidP="00C92B08">
      <w:pPr>
        <w:pStyle w:val="Default"/>
        <w:numPr>
          <w:ilvl w:val="0"/>
          <w:numId w:val="22"/>
        </w:numPr>
        <w:spacing w:after="13"/>
        <w:jc w:val="both"/>
        <w:rPr>
          <w:rFonts w:ascii="Univers for KPMG" w:hAnsi="Univers for KPMG" w:cs="Arial"/>
          <w:sz w:val="20"/>
          <w:szCs w:val="20"/>
        </w:rPr>
      </w:pPr>
      <w:del w:id="63" w:author="Oudyk, Mike" w:date="2024-02-12T10:02:00Z">
        <w:r w:rsidDel="00C773C3">
          <w:rPr>
            <w:rFonts w:ascii="Univers for KPMG" w:hAnsi="Univers for KPMG" w:cs="Arial"/>
            <w:sz w:val="20"/>
            <w:szCs w:val="20"/>
          </w:rPr>
          <w:delText xml:space="preserve">Member / Partner </w:delText>
        </w:r>
      </w:del>
      <w:r>
        <w:rPr>
          <w:rFonts w:ascii="Univers for KPMG" w:hAnsi="Univers for KPMG" w:cs="Arial"/>
          <w:sz w:val="20"/>
          <w:szCs w:val="20"/>
        </w:rPr>
        <w:t>Rem</w:t>
      </w:r>
      <w:r w:rsidR="000F114C">
        <w:rPr>
          <w:rFonts w:ascii="Univers for KPMG" w:hAnsi="Univers for KPMG" w:cs="Arial"/>
          <w:sz w:val="20"/>
          <w:szCs w:val="20"/>
        </w:rPr>
        <w:t>un</w:t>
      </w:r>
      <w:r>
        <w:rPr>
          <w:rFonts w:ascii="Univers for KPMG" w:hAnsi="Univers for KPMG" w:cs="Arial"/>
          <w:sz w:val="20"/>
          <w:szCs w:val="20"/>
        </w:rPr>
        <w:t>eration</w:t>
      </w:r>
      <w:ins w:id="64" w:author="Oudyk, Mike" w:date="2024-02-12T10:02:00Z">
        <w:r w:rsidR="00C773C3">
          <w:rPr>
            <w:rFonts w:ascii="Univers for KPMG" w:hAnsi="Univers for KPMG" w:cs="Arial"/>
            <w:sz w:val="20"/>
            <w:szCs w:val="20"/>
          </w:rPr>
          <w:t xml:space="preserve"> analysis</w:t>
        </w:r>
      </w:ins>
      <w:r>
        <w:rPr>
          <w:rFonts w:ascii="Univers for KPMG" w:hAnsi="Univers for KPMG" w:cs="Arial"/>
          <w:sz w:val="20"/>
          <w:szCs w:val="20"/>
        </w:rPr>
        <w:t>;</w:t>
      </w:r>
    </w:p>
    <w:p w14:paraId="71AD8B7D" w14:textId="6B9FE8F2" w:rsidR="00767D50" w:rsidDel="00C773C3" w:rsidRDefault="00C92B08" w:rsidP="00C92B08">
      <w:pPr>
        <w:pStyle w:val="Default"/>
        <w:numPr>
          <w:ilvl w:val="1"/>
          <w:numId w:val="22"/>
        </w:numPr>
        <w:spacing w:after="13"/>
        <w:jc w:val="both"/>
        <w:rPr>
          <w:del w:id="65" w:author="Oudyk, Mike" w:date="2024-02-12T10:02:00Z"/>
          <w:rFonts w:ascii="Univers for KPMG" w:hAnsi="Univers for KPMG" w:cs="Arial"/>
          <w:sz w:val="20"/>
          <w:szCs w:val="20"/>
        </w:rPr>
      </w:pPr>
      <w:del w:id="66" w:author="Oudyk, Mike" w:date="2024-02-12T10:02:00Z">
        <w:r w:rsidDel="00C773C3">
          <w:rPr>
            <w:rFonts w:ascii="Univers for KPMG" w:hAnsi="Univers for KPMG" w:cs="Arial"/>
            <w:sz w:val="20"/>
            <w:szCs w:val="20"/>
          </w:rPr>
          <w:delText>B</w:delText>
        </w:r>
        <w:r w:rsidR="00042F28" w:rsidDel="00C773C3">
          <w:rPr>
            <w:rFonts w:ascii="Univers for KPMG" w:hAnsi="Univers for KPMG" w:cs="Arial"/>
            <w:sz w:val="20"/>
            <w:szCs w:val="20"/>
          </w:rPr>
          <w:delText>enchmarking;</w:delText>
        </w:r>
      </w:del>
    </w:p>
    <w:p w14:paraId="1293E32D" w14:textId="28E3C25D" w:rsidR="00C92B08" w:rsidDel="00C773C3" w:rsidRDefault="00C92B08" w:rsidP="00C92B08">
      <w:pPr>
        <w:pStyle w:val="Default"/>
        <w:numPr>
          <w:ilvl w:val="1"/>
          <w:numId w:val="22"/>
        </w:numPr>
        <w:spacing w:after="13"/>
        <w:jc w:val="both"/>
        <w:rPr>
          <w:del w:id="67" w:author="Oudyk, Mike" w:date="2024-02-12T10:02:00Z"/>
          <w:rFonts w:ascii="Univers for KPMG" w:hAnsi="Univers for KPMG" w:cs="Arial"/>
          <w:sz w:val="20"/>
          <w:szCs w:val="20"/>
        </w:rPr>
      </w:pPr>
      <w:del w:id="68" w:author="Oudyk, Mike" w:date="2024-02-12T10:02:00Z">
        <w:r w:rsidDel="00C773C3">
          <w:rPr>
            <w:rFonts w:ascii="Univers for KPMG" w:hAnsi="Univers for KPMG" w:cs="Arial"/>
            <w:sz w:val="20"/>
            <w:szCs w:val="20"/>
          </w:rPr>
          <w:delText>Re</w:delText>
        </w:r>
        <w:r w:rsidR="000F114C" w:rsidDel="00C773C3">
          <w:rPr>
            <w:rFonts w:ascii="Univers for KPMG" w:hAnsi="Univers for KPMG" w:cs="Arial"/>
            <w:sz w:val="20"/>
            <w:szCs w:val="20"/>
          </w:rPr>
          <w:delText>mun</w:delText>
        </w:r>
        <w:r w:rsidDel="00C773C3">
          <w:rPr>
            <w:rFonts w:ascii="Univers for KPMG" w:hAnsi="Univers for KPMG" w:cs="Arial"/>
            <w:sz w:val="20"/>
            <w:szCs w:val="20"/>
          </w:rPr>
          <w:delText>eration option assessment &amp; structuring;</w:delText>
        </w:r>
      </w:del>
    </w:p>
    <w:p w14:paraId="6C92662F" w14:textId="0012A496" w:rsidR="00E42E0B" w:rsidDel="00C773C3" w:rsidRDefault="00FC3465" w:rsidP="00C92B08">
      <w:pPr>
        <w:pStyle w:val="Default"/>
        <w:numPr>
          <w:ilvl w:val="0"/>
          <w:numId w:val="22"/>
        </w:numPr>
        <w:spacing w:after="13"/>
        <w:jc w:val="both"/>
        <w:rPr>
          <w:del w:id="69" w:author="Oudyk, Mike" w:date="2024-02-12T10:02:00Z"/>
          <w:rFonts w:ascii="Univers for KPMG" w:hAnsi="Univers for KPMG" w:cs="Arial"/>
          <w:color w:val="auto"/>
          <w:sz w:val="20"/>
          <w:szCs w:val="20"/>
        </w:rPr>
      </w:pPr>
      <w:del w:id="70" w:author="Oudyk, Mike" w:date="2024-02-12T10:02:00Z">
        <w:r w:rsidDel="00C773C3">
          <w:rPr>
            <w:rFonts w:ascii="Univers for KPMG" w:hAnsi="Univers for KPMG" w:cs="Arial"/>
            <w:color w:val="auto"/>
            <w:sz w:val="20"/>
            <w:szCs w:val="20"/>
          </w:rPr>
          <w:delText>HR due diligence (optional)</w:delText>
        </w:r>
        <w:r w:rsidR="00E42E0B" w:rsidDel="00C773C3">
          <w:rPr>
            <w:rFonts w:ascii="Univers for KPMG" w:hAnsi="Univers for KPMG" w:cs="Arial"/>
            <w:color w:val="auto"/>
            <w:sz w:val="20"/>
            <w:szCs w:val="20"/>
          </w:rPr>
          <w:delText>;</w:delText>
        </w:r>
      </w:del>
    </w:p>
    <w:p w14:paraId="2D7C3B75" w14:textId="74978860" w:rsidR="00FC3465" w:rsidRDefault="00FC3465" w:rsidP="00C92B08">
      <w:pPr>
        <w:pStyle w:val="Default"/>
        <w:numPr>
          <w:ilvl w:val="0"/>
          <w:numId w:val="22"/>
        </w:numPr>
        <w:spacing w:after="13"/>
        <w:jc w:val="both"/>
        <w:rPr>
          <w:rFonts w:ascii="Univers for KPMG" w:hAnsi="Univers for KPMG" w:cs="Arial"/>
          <w:color w:val="auto"/>
          <w:sz w:val="20"/>
          <w:szCs w:val="20"/>
        </w:rPr>
      </w:pPr>
      <w:r>
        <w:rPr>
          <w:rFonts w:ascii="Univers for KPMG" w:hAnsi="Univers for KPMG" w:cs="Arial"/>
          <w:color w:val="auto"/>
          <w:sz w:val="20"/>
          <w:szCs w:val="20"/>
        </w:rPr>
        <w:t>US Tax due diligence;</w:t>
      </w:r>
    </w:p>
    <w:p w14:paraId="4A7F5DA5" w14:textId="61484B43" w:rsidR="00E42E0B" w:rsidRPr="00F1092C" w:rsidRDefault="00767D50" w:rsidP="00C92B08">
      <w:pPr>
        <w:pStyle w:val="Default"/>
        <w:numPr>
          <w:ilvl w:val="0"/>
          <w:numId w:val="22"/>
        </w:numPr>
        <w:spacing w:after="13"/>
        <w:jc w:val="both"/>
        <w:rPr>
          <w:rFonts w:ascii="Univers for KPMG" w:hAnsi="Univers for KPMG" w:cs="Arial"/>
          <w:color w:val="auto"/>
          <w:sz w:val="20"/>
          <w:szCs w:val="20"/>
        </w:rPr>
      </w:pPr>
      <w:r>
        <w:rPr>
          <w:rFonts w:ascii="Univers for KPMG" w:hAnsi="Univers for KPMG" w:cs="Arial"/>
          <w:color w:val="auto"/>
          <w:sz w:val="20"/>
          <w:szCs w:val="20"/>
        </w:rPr>
        <w:t xml:space="preserve">UK </w:t>
      </w:r>
      <w:r w:rsidR="00E42E0B" w:rsidRPr="00F1092C">
        <w:rPr>
          <w:rFonts w:ascii="Univers for KPMG" w:hAnsi="Univers for KPMG" w:cs="Arial"/>
          <w:color w:val="auto"/>
          <w:sz w:val="20"/>
          <w:szCs w:val="20"/>
        </w:rPr>
        <w:t>Tax due diligence; and</w:t>
      </w:r>
    </w:p>
    <w:p w14:paraId="133855E4" w14:textId="68E11504" w:rsidR="00E42E0B" w:rsidRPr="00F1092C" w:rsidRDefault="00E42E0B" w:rsidP="00C92B08">
      <w:pPr>
        <w:pStyle w:val="Default"/>
        <w:numPr>
          <w:ilvl w:val="0"/>
          <w:numId w:val="22"/>
        </w:numPr>
        <w:spacing w:after="13"/>
        <w:jc w:val="both"/>
        <w:rPr>
          <w:rFonts w:ascii="Univers for KPMG" w:hAnsi="Univers for KPMG" w:cs="Arial"/>
          <w:color w:val="auto"/>
          <w:sz w:val="20"/>
          <w:szCs w:val="20"/>
        </w:rPr>
      </w:pPr>
      <w:r w:rsidRPr="00F1092C">
        <w:rPr>
          <w:rFonts w:ascii="Univers for KPMG" w:hAnsi="Univers for KPMG" w:cs="Arial"/>
          <w:color w:val="auto"/>
          <w:sz w:val="20"/>
          <w:szCs w:val="20"/>
        </w:rPr>
        <w:t>Tax advisory services</w:t>
      </w:r>
      <w:r w:rsidR="00D15F30">
        <w:rPr>
          <w:rFonts w:ascii="Univers for KPMG" w:hAnsi="Univers for KPMG" w:cs="Arial"/>
          <w:color w:val="auto"/>
          <w:sz w:val="20"/>
          <w:szCs w:val="20"/>
        </w:rPr>
        <w:t xml:space="preserve"> (optional</w:t>
      </w:r>
      <w:r w:rsidRPr="00F1092C">
        <w:rPr>
          <w:rFonts w:ascii="Univers for KPMG" w:hAnsi="Univers for KPMG" w:cs="Arial"/>
          <w:color w:val="auto"/>
          <w:sz w:val="20"/>
          <w:szCs w:val="20"/>
        </w:rPr>
        <w:t>).</w:t>
      </w:r>
    </w:p>
    <w:p w14:paraId="7E5D75C8" w14:textId="77777777" w:rsidR="00E42E0B" w:rsidRPr="00E42E0B" w:rsidRDefault="00E42E0B" w:rsidP="00E42E0B">
      <w:pPr>
        <w:widowControl/>
        <w:tabs>
          <w:tab w:val="left" w:pos="450"/>
        </w:tabs>
        <w:overflowPunct w:val="0"/>
        <w:adjustRightInd w:val="0"/>
        <w:spacing w:line="260" w:lineRule="atLeast"/>
        <w:jc w:val="both"/>
        <w:textAlignment w:val="baseline"/>
        <w:rPr>
          <w:rFonts w:ascii="Univers for KPMG" w:hAnsi="Univers for KPMG"/>
          <w:b/>
          <w:sz w:val="20"/>
          <w:szCs w:val="20"/>
          <w:u w:val="single"/>
        </w:rPr>
      </w:pPr>
    </w:p>
    <w:p w14:paraId="0A17BCD3" w14:textId="1ABBFBC0" w:rsidR="00F1092C" w:rsidRPr="00C843A5" w:rsidRDefault="00C92B08" w:rsidP="00C843A5">
      <w:pPr>
        <w:widowControl/>
        <w:tabs>
          <w:tab w:val="left" w:pos="450"/>
        </w:tabs>
        <w:overflowPunct w:val="0"/>
        <w:adjustRightInd w:val="0"/>
        <w:spacing w:line="260" w:lineRule="atLeast"/>
        <w:jc w:val="both"/>
        <w:textAlignment w:val="baseline"/>
        <w:rPr>
          <w:rFonts w:ascii="Univers for KPMG" w:hAnsi="Univers for KPMG"/>
          <w:b/>
          <w:sz w:val="20"/>
          <w:szCs w:val="20"/>
          <w:u w:val="single"/>
        </w:rPr>
      </w:pPr>
      <w:r>
        <w:rPr>
          <w:rFonts w:ascii="Univers for KPMG" w:hAnsi="Univers for KPMG"/>
          <w:b/>
          <w:sz w:val="20"/>
          <w:szCs w:val="20"/>
          <w:u w:val="single"/>
        </w:rPr>
        <w:t xml:space="preserve">A. </w:t>
      </w:r>
      <w:r w:rsidR="00F1092C" w:rsidRPr="00C843A5">
        <w:rPr>
          <w:rFonts w:ascii="Univers for KPMG" w:hAnsi="Univers for KPMG"/>
          <w:b/>
          <w:sz w:val="20"/>
          <w:szCs w:val="20"/>
          <w:u w:val="single"/>
        </w:rPr>
        <w:t>Financial Due Diligence</w:t>
      </w:r>
    </w:p>
    <w:p w14:paraId="4BB39BBB" w14:textId="56407611" w:rsidR="00F1092C" w:rsidRPr="00F1092C" w:rsidRDefault="00F1092C" w:rsidP="00F1092C">
      <w:pPr>
        <w:spacing w:before="130" w:after="130"/>
        <w:rPr>
          <w:rFonts w:ascii="Univers for KPMG" w:hAnsi="Univers for KPMG"/>
          <w:i/>
          <w:sz w:val="20"/>
          <w:szCs w:val="20"/>
        </w:rPr>
      </w:pPr>
      <w:bookmarkStart w:id="71" w:name="MainLogoHere"/>
      <w:bookmarkEnd w:id="71"/>
      <w:r w:rsidRPr="00F1092C">
        <w:rPr>
          <w:rFonts w:ascii="Univers for KPMG" w:hAnsi="Univers for KPMG"/>
          <w:i/>
          <w:sz w:val="20"/>
          <w:szCs w:val="20"/>
        </w:rPr>
        <w:t>Unless otherwise noted, our work will concentrate on financial information</w:t>
      </w:r>
      <w:r w:rsidR="00A24C8D">
        <w:rPr>
          <w:rFonts w:ascii="Univers for KPMG" w:hAnsi="Univers for KPMG"/>
          <w:i/>
          <w:sz w:val="20"/>
          <w:szCs w:val="20"/>
        </w:rPr>
        <w:t xml:space="preserve"> of Gardiner &amp;Theobald </w:t>
      </w:r>
      <w:r w:rsidR="00F67032">
        <w:rPr>
          <w:rFonts w:ascii="Univers for KPMG" w:hAnsi="Univers for KPMG"/>
          <w:i/>
          <w:sz w:val="20"/>
          <w:szCs w:val="20"/>
        </w:rPr>
        <w:t xml:space="preserve">LLP’s UK operations </w:t>
      </w:r>
      <w:r w:rsidR="00A24C8D">
        <w:rPr>
          <w:rFonts w:ascii="Univers for KPMG" w:hAnsi="Univers for KPMG"/>
          <w:i/>
          <w:sz w:val="20"/>
          <w:szCs w:val="20"/>
        </w:rPr>
        <w:t>(excluding US and China Operations)</w:t>
      </w:r>
      <w:r w:rsidRPr="00F1092C">
        <w:rPr>
          <w:rFonts w:ascii="Univers for KPMG" w:hAnsi="Univers for KPMG"/>
          <w:i/>
          <w:sz w:val="20"/>
          <w:szCs w:val="20"/>
        </w:rPr>
        <w:t xml:space="preserve"> for the last </w:t>
      </w:r>
      <w:r w:rsidR="00E42E0B">
        <w:rPr>
          <w:rFonts w:ascii="Univers for KPMG" w:hAnsi="Univers for KPMG"/>
          <w:i/>
          <w:sz w:val="20"/>
          <w:szCs w:val="20"/>
        </w:rPr>
        <w:t>two</w:t>
      </w:r>
      <w:r w:rsidRPr="00F1092C">
        <w:rPr>
          <w:rFonts w:ascii="Univers for KPMG" w:hAnsi="Univers for KPMG"/>
          <w:i/>
          <w:sz w:val="20"/>
          <w:szCs w:val="20"/>
        </w:rPr>
        <w:t xml:space="preserve"> fiscal years </w:t>
      </w:r>
      <w:r w:rsidR="00AE090D">
        <w:rPr>
          <w:rFonts w:ascii="Univers for KPMG" w:hAnsi="Univers for KPMG"/>
          <w:i/>
          <w:sz w:val="20"/>
          <w:szCs w:val="20"/>
        </w:rPr>
        <w:t xml:space="preserve">and the trailing-twelve month period at the </w:t>
      </w:r>
      <w:r w:rsidR="00E63573">
        <w:rPr>
          <w:rFonts w:ascii="Univers for KPMG" w:hAnsi="Univers for KPMG"/>
          <w:i/>
          <w:sz w:val="20"/>
          <w:szCs w:val="20"/>
        </w:rPr>
        <w:t>date at which the most recent financial information is available</w:t>
      </w:r>
      <w:r w:rsidR="00A24C8D">
        <w:rPr>
          <w:rFonts w:ascii="Univers for KPMG" w:hAnsi="Univers for KPMG"/>
          <w:i/>
          <w:sz w:val="20"/>
          <w:szCs w:val="20"/>
        </w:rPr>
        <w:t xml:space="preserve"> (e.g. TTM Dec-23)</w:t>
      </w:r>
      <w:r w:rsidR="00E63573">
        <w:rPr>
          <w:rFonts w:ascii="Univers for KPMG" w:hAnsi="Univers for KPMG"/>
          <w:i/>
          <w:sz w:val="20"/>
          <w:szCs w:val="20"/>
        </w:rPr>
        <w:t>.</w:t>
      </w:r>
      <w:r w:rsidR="00AE090D">
        <w:rPr>
          <w:rFonts w:ascii="Univers for KPMG" w:hAnsi="Univers for KPMG"/>
          <w:i/>
          <w:sz w:val="20"/>
          <w:szCs w:val="20"/>
        </w:rPr>
        <w:t xml:space="preserve"> </w:t>
      </w:r>
    </w:p>
    <w:p w14:paraId="446A2DCC" w14:textId="77777777" w:rsidR="00F1092C" w:rsidRPr="00F1092C" w:rsidRDefault="00F1092C" w:rsidP="00F1092C">
      <w:pPr>
        <w:pStyle w:val="1stLevelBulletIndent"/>
        <w:keepNext/>
        <w:tabs>
          <w:tab w:val="left" w:pos="360"/>
        </w:tabs>
        <w:spacing w:after="0" w:line="240" w:lineRule="auto"/>
        <w:ind w:left="360" w:hanging="360"/>
        <w:rPr>
          <w:rFonts w:ascii="Univers for KPMG" w:hAnsi="Univers for KPMG" w:cs="Arial"/>
        </w:rPr>
      </w:pPr>
    </w:p>
    <w:p w14:paraId="386BD549" w14:textId="77777777" w:rsidR="00F1092C" w:rsidRPr="00F1092C" w:rsidRDefault="00F1092C" w:rsidP="00C92B08">
      <w:pPr>
        <w:widowControl/>
        <w:numPr>
          <w:ilvl w:val="0"/>
          <w:numId w:val="17"/>
        </w:numPr>
        <w:tabs>
          <w:tab w:val="clear" w:pos="720"/>
          <w:tab w:val="num" w:pos="360"/>
        </w:tabs>
        <w:overflowPunct w:val="0"/>
        <w:adjustRightInd w:val="0"/>
        <w:ind w:left="360"/>
        <w:jc w:val="both"/>
        <w:textAlignment w:val="baseline"/>
        <w:rPr>
          <w:rFonts w:ascii="Univers for KPMG" w:hAnsi="Univers for KPMG"/>
          <w:sz w:val="20"/>
          <w:szCs w:val="20"/>
        </w:rPr>
      </w:pPr>
      <w:r w:rsidRPr="00F1092C">
        <w:rPr>
          <w:rFonts w:ascii="Univers for KPMG" w:hAnsi="Univers for KPMG"/>
          <w:b/>
          <w:sz w:val="20"/>
          <w:szCs w:val="20"/>
        </w:rPr>
        <w:t>Overview</w:t>
      </w:r>
    </w:p>
    <w:p w14:paraId="1BE213C2" w14:textId="77777777" w:rsidR="00F1092C" w:rsidRPr="00F1092C" w:rsidRDefault="00F1092C" w:rsidP="00F1092C">
      <w:pPr>
        <w:spacing w:before="120"/>
        <w:ind w:left="360"/>
        <w:jc w:val="both"/>
        <w:rPr>
          <w:rFonts w:ascii="Univers for KPMG" w:hAnsi="Univers for KPMG"/>
          <w:sz w:val="20"/>
          <w:szCs w:val="20"/>
        </w:rPr>
      </w:pPr>
      <w:r w:rsidRPr="00F1092C">
        <w:rPr>
          <w:rFonts w:ascii="Univers for KPMG" w:hAnsi="Univers for KPMG"/>
          <w:sz w:val="20"/>
          <w:szCs w:val="20"/>
        </w:rPr>
        <w:t>Read available information and meet with Target’s officers in order to develop an understanding of Target, including its:</w:t>
      </w:r>
    </w:p>
    <w:p w14:paraId="4B1CC2D5"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Organization structure and management reporting relationships; </w:t>
      </w:r>
    </w:p>
    <w:p w14:paraId="33E5464B" w14:textId="77777777" w:rsidR="005E0BC3"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Significant accounting estimates including percentage of completion (“</w:t>
      </w:r>
      <w:r w:rsidRPr="00F1092C">
        <w:rPr>
          <w:rFonts w:ascii="Univers for KPMG" w:hAnsi="Univers for KPMG" w:cs="Arial"/>
          <w:b/>
          <w:bCs/>
          <w:sz w:val="20"/>
        </w:rPr>
        <w:t>POC</w:t>
      </w:r>
      <w:r w:rsidRPr="00F1092C">
        <w:rPr>
          <w:rFonts w:ascii="Univers for KPMG" w:hAnsi="Univers for KPMG" w:cs="Arial"/>
          <w:sz w:val="20"/>
        </w:rPr>
        <w:t xml:space="preserve">”) revenue; </w:t>
      </w:r>
    </w:p>
    <w:p w14:paraId="296B388D" w14:textId="416A95D3" w:rsidR="00F1092C" w:rsidRPr="00F1092C" w:rsidRDefault="005E0BC3"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Pr>
          <w:rFonts w:ascii="Univers for KPMG" w:hAnsi="Univers for KPMG" w:cs="Arial"/>
          <w:sz w:val="20"/>
        </w:rPr>
        <w:t xml:space="preserve">Basis of financial information including financial reporting, cost allocation methodologies and consistency in accounting policies; </w:t>
      </w:r>
      <w:r w:rsidR="00F1092C" w:rsidRPr="00F1092C">
        <w:rPr>
          <w:rFonts w:ascii="Univers for KPMG" w:hAnsi="Univers for KPMG" w:cs="Arial"/>
          <w:sz w:val="20"/>
        </w:rPr>
        <w:t>and</w:t>
      </w:r>
    </w:p>
    <w:p w14:paraId="11654487" w14:textId="093EDD42"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Finance function</w:t>
      </w:r>
      <w:r w:rsidR="005E0BC3">
        <w:rPr>
          <w:rFonts w:ascii="Univers for KPMG" w:hAnsi="Univers for KPMG" w:cs="Arial"/>
          <w:sz w:val="20"/>
        </w:rPr>
        <w:t>.</w:t>
      </w:r>
      <w:r w:rsidRPr="00F1092C">
        <w:rPr>
          <w:rFonts w:ascii="Univers for KPMG" w:hAnsi="Univers for KPMG" w:cs="Arial"/>
          <w:sz w:val="20"/>
        </w:rPr>
        <w:t xml:space="preserve">  </w:t>
      </w:r>
    </w:p>
    <w:p w14:paraId="7502B792" w14:textId="77777777" w:rsidR="00F1092C" w:rsidRPr="00F1092C" w:rsidRDefault="00F1092C" w:rsidP="00F1092C">
      <w:pPr>
        <w:ind w:left="360"/>
        <w:jc w:val="both"/>
        <w:rPr>
          <w:rFonts w:ascii="Univers for KPMG" w:hAnsi="Univers for KPMG"/>
          <w:sz w:val="20"/>
          <w:szCs w:val="20"/>
        </w:rPr>
      </w:pPr>
    </w:p>
    <w:p w14:paraId="044955A7" w14:textId="77777777" w:rsidR="00F1092C" w:rsidRPr="00F1092C" w:rsidRDefault="00F1092C" w:rsidP="00C92B08">
      <w:pPr>
        <w:keepNext/>
        <w:widowControl/>
        <w:numPr>
          <w:ilvl w:val="0"/>
          <w:numId w:val="17"/>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t>Quality of earnings</w:t>
      </w:r>
    </w:p>
    <w:p w14:paraId="0C6793A8" w14:textId="77777777" w:rsidR="00F1092C" w:rsidRPr="00F1092C" w:rsidRDefault="00F1092C" w:rsidP="00F1092C">
      <w:pPr>
        <w:pStyle w:val="Bulletfornos"/>
        <w:tabs>
          <w:tab w:val="left" w:pos="1080"/>
        </w:tabs>
        <w:spacing w:line="240" w:lineRule="auto"/>
        <w:ind w:firstLine="0"/>
        <w:jc w:val="both"/>
        <w:rPr>
          <w:rFonts w:ascii="Univers for KPMG" w:hAnsi="Univers for KPMG" w:cs="Arial"/>
          <w:sz w:val="20"/>
        </w:rPr>
      </w:pPr>
      <w:r w:rsidRPr="00F1092C">
        <w:rPr>
          <w:rFonts w:ascii="Univers for KPMG" w:hAnsi="Univers for KPMG" w:cs="Arial"/>
          <w:sz w:val="20"/>
        </w:rPr>
        <w:t>Subject to information availability, propose potential adjustments to historical earnings before interest taxes, depreciation, and amortization (“</w:t>
      </w:r>
      <w:r w:rsidRPr="00F1092C">
        <w:rPr>
          <w:rFonts w:ascii="Univers for KPMG" w:hAnsi="Univers for KPMG" w:cs="Arial"/>
          <w:b/>
          <w:sz w:val="20"/>
        </w:rPr>
        <w:t>EBITDA</w:t>
      </w:r>
      <w:r w:rsidRPr="00F1092C">
        <w:rPr>
          <w:rFonts w:ascii="Univers for KPMG" w:hAnsi="Univers for KPMG" w:cs="Arial"/>
          <w:sz w:val="20"/>
        </w:rPr>
        <w:t>”) by considering:</w:t>
      </w:r>
    </w:p>
    <w:p w14:paraId="7C98390B" w14:textId="4BBAD30A"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The validity of adjustments identified by the Sellers and their advisor</w:t>
      </w:r>
      <w:r w:rsidR="00E52EA0">
        <w:rPr>
          <w:rFonts w:ascii="Univers for KPMG" w:hAnsi="Univers for KPMG" w:cs="Arial"/>
          <w:sz w:val="20"/>
        </w:rPr>
        <w:t>s, if any</w:t>
      </w:r>
      <w:r w:rsidR="005E0BC3">
        <w:rPr>
          <w:rFonts w:ascii="Univers for KPMG" w:hAnsi="Univers for KPMG" w:cs="Arial"/>
          <w:sz w:val="20"/>
        </w:rPr>
        <w:t>;</w:t>
      </w:r>
    </w:p>
    <w:p w14:paraId="76D150DB" w14:textId="593F0AF6"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Sustainability of margins (including the impact of changes in POC estimates on the Target’s earnings)</w:t>
      </w:r>
      <w:r w:rsidR="005E0BC3">
        <w:rPr>
          <w:rFonts w:ascii="Univers for KPMG" w:hAnsi="Univers for KPMG" w:cs="Arial"/>
          <w:sz w:val="20"/>
        </w:rPr>
        <w:t>;</w:t>
      </w:r>
    </w:p>
    <w:p w14:paraId="5717D71F" w14:textId="62946185"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Impact</w:t>
      </w:r>
      <w:r w:rsidR="00E52EA0">
        <w:rPr>
          <w:rFonts w:ascii="Univers for KPMG" w:hAnsi="Univers for KPMG" w:cs="Arial"/>
          <w:sz w:val="20"/>
        </w:rPr>
        <w:t>s</w:t>
      </w:r>
      <w:r w:rsidRPr="00F1092C">
        <w:rPr>
          <w:rFonts w:ascii="Univers for KPMG" w:hAnsi="Univers for KPMG" w:cs="Arial"/>
          <w:sz w:val="20"/>
        </w:rPr>
        <w:t xml:space="preserve"> of COVID-19</w:t>
      </w:r>
      <w:r w:rsidR="005E0BC3">
        <w:rPr>
          <w:rFonts w:ascii="Univers for KPMG" w:hAnsi="Univers for KPMG" w:cs="Arial"/>
          <w:sz w:val="20"/>
        </w:rPr>
        <w:t>;</w:t>
      </w:r>
    </w:p>
    <w:p w14:paraId="48A499F3" w14:textId="429A6161" w:rsidR="00F1092C" w:rsidRDefault="005E0BC3"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Pr>
          <w:rFonts w:ascii="Univers for KPMG" w:hAnsi="Univers for KPMG" w:cs="Arial"/>
          <w:sz w:val="20"/>
        </w:rPr>
        <w:t>Pro forma impact of c</w:t>
      </w:r>
      <w:r w:rsidR="00F1092C" w:rsidRPr="00F1092C">
        <w:rPr>
          <w:rFonts w:ascii="Univers for KPMG" w:hAnsi="Univers for KPMG" w:cs="Arial"/>
          <w:sz w:val="20"/>
        </w:rPr>
        <w:t xml:space="preserve">hanges in </w:t>
      </w:r>
      <w:r w:rsidR="00305F14">
        <w:rPr>
          <w:rFonts w:ascii="Univers for KPMG" w:hAnsi="Univers for KPMG" w:cs="Arial"/>
          <w:sz w:val="20"/>
        </w:rPr>
        <w:t>Members/</w:t>
      </w:r>
      <w:r w:rsidR="00E52EA0">
        <w:rPr>
          <w:rFonts w:ascii="Univers for KPMG" w:hAnsi="Univers for KPMG" w:cs="Arial"/>
          <w:sz w:val="20"/>
        </w:rPr>
        <w:t>Partners’</w:t>
      </w:r>
      <w:r w:rsidR="00F1092C" w:rsidRPr="00F1092C">
        <w:rPr>
          <w:rFonts w:ascii="Univers for KPMG" w:hAnsi="Univers for KPMG" w:cs="Arial"/>
          <w:sz w:val="20"/>
        </w:rPr>
        <w:t xml:space="preserve"> remuneration</w:t>
      </w:r>
      <w:r w:rsidR="00E52EA0">
        <w:rPr>
          <w:rFonts w:ascii="Univers for KPMG" w:hAnsi="Univers for KPMG" w:cs="Arial"/>
          <w:sz w:val="20"/>
        </w:rPr>
        <w:t>, including validation of Sellers estimate via benchmarking exercise outlined below</w:t>
      </w:r>
      <w:r>
        <w:rPr>
          <w:rFonts w:ascii="Univers for KPMG" w:hAnsi="Univers for KPMG" w:cs="Arial"/>
          <w:sz w:val="20"/>
        </w:rPr>
        <w:t>;</w:t>
      </w:r>
    </w:p>
    <w:p w14:paraId="3796B090" w14:textId="2C39C08E" w:rsidR="005E0BC3" w:rsidRPr="00F1092C" w:rsidRDefault="00C773C3"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ins w:id="72" w:author="Oudyk, Mike" w:date="2024-02-12T10:04:00Z">
        <w:r>
          <w:rPr>
            <w:rFonts w:ascii="Univers for KPMG" w:hAnsi="Univers for KPMG" w:cs="Arial"/>
            <w:sz w:val="20"/>
          </w:rPr>
          <w:t xml:space="preserve">High level </w:t>
        </w:r>
      </w:ins>
      <w:del w:id="73" w:author="Oudyk, Mike" w:date="2024-02-12T10:04:00Z">
        <w:r w:rsidR="005E0BC3" w:rsidDel="00C773C3">
          <w:rPr>
            <w:rFonts w:ascii="Univers for KPMG" w:hAnsi="Univers for KPMG" w:cs="Arial"/>
            <w:sz w:val="20"/>
          </w:rPr>
          <w:delText>C</w:delText>
        </w:r>
      </w:del>
      <w:ins w:id="74" w:author="Oudyk, Mike" w:date="2024-02-12T10:04:00Z">
        <w:r>
          <w:rPr>
            <w:rFonts w:ascii="Univers for KPMG" w:hAnsi="Univers for KPMG" w:cs="Arial"/>
            <w:sz w:val="20"/>
          </w:rPr>
          <w:t>c</w:t>
        </w:r>
      </w:ins>
      <w:r w:rsidR="005E0BC3">
        <w:rPr>
          <w:rFonts w:ascii="Univers for KPMG" w:hAnsi="Univers for KPMG" w:cs="Arial"/>
          <w:sz w:val="20"/>
        </w:rPr>
        <w:t>arve-out considerations (costs related to US and China operations);</w:t>
      </w:r>
    </w:p>
    <w:p w14:paraId="6DB2E960" w14:textId="6443B7BE"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Impact of </w:t>
      </w:r>
      <w:r w:rsidR="00305F14">
        <w:rPr>
          <w:rFonts w:ascii="Univers for KPMG" w:hAnsi="Univers for KPMG" w:cs="Arial"/>
          <w:sz w:val="20"/>
        </w:rPr>
        <w:t>US royalties</w:t>
      </w:r>
      <w:r w:rsidR="005E0BC3">
        <w:rPr>
          <w:rFonts w:ascii="Univers for KPMG" w:hAnsi="Univers for KPMG" w:cs="Arial"/>
          <w:sz w:val="20"/>
        </w:rPr>
        <w:t>;</w:t>
      </w:r>
    </w:p>
    <w:p w14:paraId="03AFE983" w14:textId="14ECCF10"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Impact of provisions (including bad debt provisions, claims on contracts and loss making contracts), management estimates or adjusting entries on reported results </w:t>
      </w:r>
      <w:r w:rsidR="005E0BC3">
        <w:rPr>
          <w:rFonts w:ascii="Univers for KPMG" w:hAnsi="Univers for KPMG" w:cs="Arial"/>
          <w:sz w:val="20"/>
        </w:rPr>
        <w:t>;</w:t>
      </w:r>
    </w:p>
    <w:p w14:paraId="0E9DEDC8" w14:textId="5BD066E3"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Operational cash flows not captured within EBITDA (capitalized software costs, leases capitalized etc.)</w:t>
      </w:r>
      <w:r w:rsidR="005E0BC3">
        <w:rPr>
          <w:rFonts w:ascii="Univers for KPMG" w:hAnsi="Univers for KPMG" w:cs="Arial"/>
          <w:sz w:val="20"/>
        </w:rPr>
        <w:t>;</w:t>
      </w:r>
    </w:p>
    <w:p w14:paraId="5BB7C50E" w14:textId="5F56952B"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Related party transactions</w:t>
      </w:r>
      <w:r w:rsidR="005E0BC3">
        <w:rPr>
          <w:rFonts w:ascii="Univers for KPMG" w:hAnsi="Univers for KPMG" w:cs="Arial"/>
          <w:sz w:val="20"/>
        </w:rPr>
        <w:t>; and</w:t>
      </w:r>
      <w:r w:rsidRPr="00F1092C">
        <w:rPr>
          <w:rFonts w:ascii="Univers for KPMG" w:hAnsi="Univers for KPMG" w:cs="Arial"/>
          <w:sz w:val="20"/>
        </w:rPr>
        <w:t xml:space="preserve"> </w:t>
      </w:r>
    </w:p>
    <w:p w14:paraId="340F9B27" w14:textId="17A57C33"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Any other large, unusual or non-recurring events or transactions that may have distorted results</w:t>
      </w:r>
      <w:r w:rsidR="005E0BC3">
        <w:rPr>
          <w:rFonts w:ascii="Univers for KPMG" w:hAnsi="Univers for KPMG" w:cs="Arial"/>
          <w:sz w:val="20"/>
        </w:rPr>
        <w:t>.</w:t>
      </w:r>
    </w:p>
    <w:p w14:paraId="42805510" w14:textId="77777777" w:rsidR="00F1092C" w:rsidRPr="00F1092C" w:rsidRDefault="00F1092C" w:rsidP="00F1092C">
      <w:pPr>
        <w:pStyle w:val="Bulletfornos"/>
        <w:spacing w:before="0" w:line="240" w:lineRule="auto"/>
        <w:jc w:val="both"/>
        <w:rPr>
          <w:rFonts w:ascii="Univers for KPMG" w:hAnsi="Univers for KPMG" w:cs="Arial"/>
          <w:b/>
          <w:sz w:val="20"/>
          <w:u w:val="single"/>
        </w:rPr>
      </w:pPr>
    </w:p>
    <w:p w14:paraId="504C1616" w14:textId="77777777" w:rsidR="00F1092C" w:rsidRPr="00F1092C" w:rsidRDefault="00F1092C" w:rsidP="00F1092C">
      <w:pPr>
        <w:pStyle w:val="Bulletfornos"/>
        <w:spacing w:before="0" w:line="240" w:lineRule="auto"/>
        <w:jc w:val="both"/>
        <w:rPr>
          <w:rFonts w:ascii="Univers for KPMG" w:hAnsi="Univers for KPMG" w:cs="Arial"/>
          <w:b/>
          <w:i/>
          <w:sz w:val="20"/>
        </w:rPr>
      </w:pPr>
      <w:r w:rsidRPr="00F1092C">
        <w:rPr>
          <w:rFonts w:ascii="Univers for KPMG" w:hAnsi="Univers for KPMG" w:cs="Arial"/>
          <w:b/>
          <w:i/>
          <w:sz w:val="20"/>
        </w:rPr>
        <w:t>Supporting analysis to quality of earnings</w:t>
      </w:r>
    </w:p>
    <w:p w14:paraId="11F82A94" w14:textId="77777777" w:rsidR="00F1092C" w:rsidRPr="00F1092C" w:rsidRDefault="00F1092C" w:rsidP="00F1092C">
      <w:pPr>
        <w:pStyle w:val="Bulletfornos"/>
        <w:spacing w:before="0" w:line="240" w:lineRule="auto"/>
        <w:ind w:firstLine="0"/>
        <w:jc w:val="both"/>
        <w:rPr>
          <w:rFonts w:ascii="Univers for KPMG" w:hAnsi="Univers for KPMG" w:cs="Arial"/>
          <w:sz w:val="20"/>
        </w:rPr>
      </w:pPr>
    </w:p>
    <w:p w14:paraId="78862869" w14:textId="77777777" w:rsidR="00F1092C" w:rsidRPr="00F1092C" w:rsidRDefault="00F1092C" w:rsidP="00C92B08">
      <w:pPr>
        <w:pStyle w:val="ListParagraph"/>
        <w:widowControl/>
        <w:numPr>
          <w:ilvl w:val="8"/>
          <w:numId w:val="18"/>
        </w:numPr>
        <w:tabs>
          <w:tab w:val="clear" w:pos="3240"/>
          <w:tab w:val="num" w:pos="340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Revenue, revenue recognition and margins</w:t>
      </w:r>
    </w:p>
    <w:p w14:paraId="4DC92A45" w14:textId="77777777" w:rsidR="00F1092C" w:rsidRPr="00F1092C" w:rsidRDefault="00F1092C" w:rsidP="00F1092C">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Obtain and read an analysis of the Target’s revenues, direct expenses and margins, and inquire about:</w:t>
      </w:r>
    </w:p>
    <w:p w14:paraId="39678916" w14:textId="77777777" w:rsidR="00F1092C" w:rsidRPr="00F1092C" w:rsidRDefault="00F1092C" w:rsidP="00C92B08">
      <w:pPr>
        <w:pStyle w:val="Bulletfornos"/>
        <w:numPr>
          <w:ilvl w:val="0"/>
          <w:numId w:val="16"/>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Gross-to-net revenue bridge, incl. payments to consultants and sub-contractors</w:t>
      </w:r>
    </w:p>
    <w:p w14:paraId="0C657CAB" w14:textId="43A569A0" w:rsidR="00F1092C" w:rsidRPr="00F1092C" w:rsidRDefault="00F1092C" w:rsidP="00C92B08">
      <w:pPr>
        <w:pStyle w:val="ListParagraph"/>
        <w:widowControl/>
        <w:numPr>
          <w:ilvl w:val="0"/>
          <w:numId w:val="16"/>
        </w:numPr>
        <w:overflowPunct w:val="0"/>
        <w:adjustRightInd w:val="0"/>
        <w:spacing w:line="260" w:lineRule="atLeast"/>
        <w:ind w:left="1240"/>
        <w:textAlignment w:val="baseline"/>
        <w:rPr>
          <w:rFonts w:ascii="Univers for KPMG" w:hAnsi="Univers for KPMG"/>
          <w:sz w:val="20"/>
          <w:szCs w:val="20"/>
        </w:rPr>
      </w:pPr>
      <w:r w:rsidRPr="00F1092C">
        <w:rPr>
          <w:rFonts w:ascii="Univers for KPMG" w:hAnsi="Univers for KPMG"/>
          <w:sz w:val="20"/>
          <w:szCs w:val="20"/>
        </w:rPr>
        <w:t xml:space="preserve">Revenue and margins by key </w:t>
      </w:r>
      <w:del w:id="75" w:author="Oudyk, Mike" w:date="2024-02-12T10:05:00Z">
        <w:r w:rsidRPr="00F1092C" w:rsidDel="00C773C3">
          <w:rPr>
            <w:rFonts w:ascii="Univers for KPMG" w:hAnsi="Univers for KPMG"/>
            <w:sz w:val="20"/>
            <w:szCs w:val="20"/>
          </w:rPr>
          <w:delText xml:space="preserve">customers / </w:delText>
        </w:r>
      </w:del>
      <w:r w:rsidRPr="00F1092C">
        <w:rPr>
          <w:rFonts w:ascii="Univers for KPMG" w:hAnsi="Univers for KPMG"/>
          <w:sz w:val="20"/>
          <w:szCs w:val="20"/>
        </w:rPr>
        <w:t>project</w:t>
      </w:r>
      <w:del w:id="76" w:author="Oudyk, Mike" w:date="2024-02-12T10:05:00Z">
        <w:r w:rsidRPr="00F1092C" w:rsidDel="00C773C3">
          <w:rPr>
            <w:rFonts w:ascii="Univers for KPMG" w:hAnsi="Univers for KPMG"/>
            <w:sz w:val="20"/>
            <w:szCs w:val="20"/>
          </w:rPr>
          <w:delText>s</w:delText>
        </w:r>
      </w:del>
      <w:r w:rsidR="005E0BC3">
        <w:rPr>
          <w:rFonts w:ascii="Univers for KPMG" w:hAnsi="Univers for KPMG"/>
          <w:sz w:val="20"/>
          <w:szCs w:val="20"/>
        </w:rPr>
        <w:t xml:space="preserve"> </w:t>
      </w:r>
      <w:del w:id="77" w:author="Oudyk, Mike" w:date="2024-02-12T10:05:00Z">
        <w:r w:rsidR="005E0BC3" w:rsidDel="00C773C3">
          <w:rPr>
            <w:rFonts w:ascii="Univers for KPMG" w:hAnsi="Univers for KPMG"/>
            <w:sz w:val="20"/>
            <w:szCs w:val="20"/>
          </w:rPr>
          <w:delText>/ services</w:delText>
        </w:r>
      </w:del>
    </w:p>
    <w:p w14:paraId="2C6C7627" w14:textId="77777777" w:rsidR="00F1092C" w:rsidRPr="00F1092C" w:rsidRDefault="00F1092C" w:rsidP="00C92B08">
      <w:pPr>
        <w:pStyle w:val="ListParagraph"/>
        <w:widowControl/>
        <w:numPr>
          <w:ilvl w:val="0"/>
          <w:numId w:val="16"/>
        </w:numPr>
        <w:overflowPunct w:val="0"/>
        <w:adjustRightInd w:val="0"/>
        <w:spacing w:line="260" w:lineRule="atLeast"/>
        <w:ind w:left="1240"/>
        <w:textAlignment w:val="baseline"/>
        <w:rPr>
          <w:rFonts w:ascii="Univers for KPMG" w:hAnsi="Univers for KPMG"/>
          <w:sz w:val="20"/>
          <w:szCs w:val="20"/>
        </w:rPr>
      </w:pPr>
      <w:r w:rsidRPr="00F1092C">
        <w:rPr>
          <w:rFonts w:ascii="Univers for KPMG" w:hAnsi="Univers for KPMG"/>
          <w:sz w:val="20"/>
          <w:szCs w:val="20"/>
        </w:rPr>
        <w:t>POC and typical pross profit recognition pattern (i.e. allocation of profits between project phases)</w:t>
      </w:r>
    </w:p>
    <w:p w14:paraId="57FD7B53" w14:textId="1531159B" w:rsidR="00F1092C" w:rsidRPr="00F1092C" w:rsidDel="00C773C3" w:rsidRDefault="00F1092C" w:rsidP="00C92B08">
      <w:pPr>
        <w:pStyle w:val="ListParagraph"/>
        <w:widowControl/>
        <w:numPr>
          <w:ilvl w:val="0"/>
          <w:numId w:val="16"/>
        </w:numPr>
        <w:overflowPunct w:val="0"/>
        <w:adjustRightInd w:val="0"/>
        <w:spacing w:line="260" w:lineRule="atLeast"/>
        <w:ind w:left="1240"/>
        <w:textAlignment w:val="baseline"/>
        <w:rPr>
          <w:del w:id="78" w:author="Oudyk, Mike" w:date="2024-02-12T10:05:00Z"/>
          <w:rFonts w:ascii="Univers for KPMG" w:hAnsi="Univers for KPMG"/>
          <w:sz w:val="20"/>
          <w:szCs w:val="20"/>
        </w:rPr>
      </w:pPr>
      <w:del w:id="79" w:author="Oudyk, Mike" w:date="2024-02-12T10:05:00Z">
        <w:r w:rsidRPr="00F1092C" w:rsidDel="00C773C3">
          <w:rPr>
            <w:rFonts w:ascii="Univers for KPMG" w:hAnsi="Univers for KPMG"/>
            <w:sz w:val="20"/>
            <w:szCs w:val="20"/>
          </w:rPr>
          <w:delText>Key performance indicators (proposal win-rates, personnel availability/utilization rates, billing rates)</w:delText>
        </w:r>
      </w:del>
    </w:p>
    <w:p w14:paraId="32711218" w14:textId="77777777" w:rsidR="00F1092C" w:rsidRPr="00F1092C" w:rsidRDefault="00F1092C" w:rsidP="00C92B08">
      <w:pPr>
        <w:pStyle w:val="ListParagraph"/>
        <w:widowControl/>
        <w:numPr>
          <w:ilvl w:val="0"/>
          <w:numId w:val="16"/>
        </w:numPr>
        <w:overflowPunct w:val="0"/>
        <w:adjustRightInd w:val="0"/>
        <w:spacing w:line="260" w:lineRule="atLeast"/>
        <w:ind w:left="1240"/>
        <w:textAlignment w:val="baseline"/>
        <w:rPr>
          <w:rFonts w:ascii="Univers for KPMG" w:hAnsi="Univers for KPMG"/>
          <w:sz w:val="20"/>
          <w:szCs w:val="20"/>
        </w:rPr>
      </w:pPr>
      <w:r w:rsidRPr="00F1092C">
        <w:rPr>
          <w:rFonts w:ascii="Univers for KPMG" w:hAnsi="Univers for KPMG"/>
          <w:sz w:val="20"/>
          <w:szCs w:val="20"/>
        </w:rPr>
        <w:lastRenderedPageBreak/>
        <w:t xml:space="preserve">Backlog including timing of </w:t>
      </w:r>
      <w:proofErr w:type="gramStart"/>
      <w:r w:rsidRPr="00F1092C">
        <w:rPr>
          <w:rFonts w:ascii="Univers for KPMG" w:hAnsi="Univers for KPMG"/>
          <w:sz w:val="20"/>
          <w:szCs w:val="20"/>
        </w:rPr>
        <w:t>realization</w:t>
      </w:r>
      <w:proofErr w:type="gramEnd"/>
      <w:r w:rsidRPr="00F1092C">
        <w:rPr>
          <w:rFonts w:ascii="Univers for KPMG" w:hAnsi="Univers for KPMG"/>
          <w:sz w:val="20"/>
          <w:szCs w:val="20"/>
        </w:rPr>
        <w:t xml:space="preserve"> </w:t>
      </w:r>
    </w:p>
    <w:p w14:paraId="36CFEE9F" w14:textId="51B57442" w:rsidR="00F1092C" w:rsidRPr="00F1092C" w:rsidDel="00C773C3" w:rsidRDefault="00F1092C" w:rsidP="00C92B08">
      <w:pPr>
        <w:pStyle w:val="ListParagraph"/>
        <w:widowControl/>
        <w:numPr>
          <w:ilvl w:val="0"/>
          <w:numId w:val="16"/>
        </w:numPr>
        <w:overflowPunct w:val="0"/>
        <w:adjustRightInd w:val="0"/>
        <w:spacing w:line="260" w:lineRule="atLeast"/>
        <w:ind w:left="1240"/>
        <w:textAlignment w:val="baseline"/>
        <w:rPr>
          <w:del w:id="80" w:author="Oudyk, Mike" w:date="2024-02-12T10:05:00Z"/>
          <w:rFonts w:ascii="Univers for KPMG" w:hAnsi="Univers for KPMG"/>
          <w:sz w:val="20"/>
          <w:szCs w:val="20"/>
        </w:rPr>
      </w:pPr>
      <w:del w:id="81" w:author="Oudyk, Mike" w:date="2024-02-12T10:05:00Z">
        <w:r w:rsidRPr="00F1092C" w:rsidDel="00C773C3">
          <w:rPr>
            <w:rFonts w:ascii="Univers for KPMG" w:hAnsi="Univers for KPMG"/>
            <w:sz w:val="20"/>
            <w:szCs w:val="20"/>
          </w:rPr>
          <w:delText>Pipeline / opportunities including win probabilities.</w:delText>
        </w:r>
      </w:del>
    </w:p>
    <w:p w14:paraId="620223AD" w14:textId="77777777" w:rsidR="00F1092C" w:rsidRPr="00F1092C" w:rsidRDefault="00F1092C" w:rsidP="00F1092C">
      <w:pPr>
        <w:ind w:left="880"/>
        <w:jc w:val="both"/>
        <w:rPr>
          <w:rFonts w:ascii="Univers for KPMG" w:hAnsi="Univers for KPMG"/>
          <w:sz w:val="20"/>
          <w:szCs w:val="20"/>
        </w:rPr>
      </w:pPr>
    </w:p>
    <w:p w14:paraId="071F7C7E" w14:textId="77777777" w:rsidR="00F1092C" w:rsidRPr="00F1092C" w:rsidRDefault="00F1092C" w:rsidP="00C92B08">
      <w:pPr>
        <w:pStyle w:val="ListParagraph"/>
        <w:widowControl/>
        <w:numPr>
          <w:ilvl w:val="8"/>
          <w:numId w:val="18"/>
        </w:numPr>
        <w:tabs>
          <w:tab w:val="clear" w:pos="3240"/>
          <w:tab w:val="num" w:pos="340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Operating expenses</w:t>
      </w:r>
    </w:p>
    <w:p w14:paraId="5DF79CAD" w14:textId="77777777" w:rsidR="00F1092C" w:rsidRPr="00F1092C" w:rsidRDefault="00F1092C" w:rsidP="00F1092C">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Obtain and read an analysis of the Target’s operating expenses and inquire about:</w:t>
      </w:r>
    </w:p>
    <w:p w14:paraId="7F428DCF" w14:textId="61FFB397" w:rsidR="00F1092C" w:rsidRPr="00F1092C" w:rsidRDefault="00F1092C" w:rsidP="00C92B08">
      <w:pPr>
        <w:pStyle w:val="Bulletfornos"/>
        <w:numPr>
          <w:ilvl w:val="0"/>
          <w:numId w:val="16"/>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 xml:space="preserve">Headcount and personnel costs including salaries, benefits, commissions, incentive </w:t>
      </w:r>
      <w:proofErr w:type="gramStart"/>
      <w:r w:rsidRPr="00F1092C">
        <w:rPr>
          <w:rFonts w:ascii="Univers for KPMG" w:hAnsi="Univers for KPMG" w:cs="Arial"/>
          <w:sz w:val="20"/>
        </w:rPr>
        <w:t>plans</w:t>
      </w:r>
      <w:proofErr w:type="gramEnd"/>
      <w:r w:rsidRPr="00F1092C">
        <w:rPr>
          <w:rFonts w:ascii="Univers for KPMG" w:hAnsi="Univers for KPMG" w:cs="Arial"/>
          <w:sz w:val="20"/>
        </w:rPr>
        <w:t xml:space="preserve"> </w:t>
      </w:r>
    </w:p>
    <w:p w14:paraId="37472CCB" w14:textId="77777777" w:rsidR="00F1092C" w:rsidRPr="00F1092C" w:rsidRDefault="00F1092C" w:rsidP="00C92B08">
      <w:pPr>
        <w:pStyle w:val="Bulletfornos"/>
        <w:numPr>
          <w:ilvl w:val="0"/>
          <w:numId w:val="16"/>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Lease costs, including lease contracts which are close to expiry and related renewal / relocation plans.</w:t>
      </w:r>
    </w:p>
    <w:p w14:paraId="408E457B" w14:textId="77777777" w:rsidR="00F1092C" w:rsidRPr="00F1092C" w:rsidRDefault="00F1092C" w:rsidP="00F1092C">
      <w:pPr>
        <w:pStyle w:val="Bulletfornos"/>
        <w:tabs>
          <w:tab w:val="left" w:pos="360"/>
        </w:tabs>
        <w:suppressAutoHyphens/>
        <w:spacing w:before="0" w:line="260" w:lineRule="exact"/>
        <w:ind w:left="720" w:firstLine="0"/>
        <w:jc w:val="both"/>
        <w:rPr>
          <w:rFonts w:ascii="Univers for KPMG" w:hAnsi="Univers for KPMG" w:cs="Arial"/>
          <w:sz w:val="20"/>
        </w:rPr>
      </w:pPr>
    </w:p>
    <w:p w14:paraId="2D0C6271" w14:textId="77777777" w:rsidR="00F1092C" w:rsidRPr="00F1092C" w:rsidRDefault="00F1092C" w:rsidP="00C92B08">
      <w:pPr>
        <w:widowControl/>
        <w:numPr>
          <w:ilvl w:val="0"/>
          <w:numId w:val="17"/>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t>Working capital</w:t>
      </w:r>
    </w:p>
    <w:p w14:paraId="4F294BF6" w14:textId="67FCB728"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Comment on working capital trends / seasonality for </w:t>
      </w:r>
      <w:r w:rsidR="00E63573">
        <w:rPr>
          <w:rFonts w:ascii="Univers for KPMG" w:hAnsi="Univers for KPMG" w:cs="Arial"/>
          <w:sz w:val="20"/>
        </w:rPr>
        <w:t xml:space="preserve">most recent trailing-twelve month period and prior </w:t>
      </w:r>
      <w:r w:rsidR="00305F14">
        <w:rPr>
          <w:rFonts w:ascii="Univers for KPMG" w:hAnsi="Univers for KPMG" w:cs="Arial"/>
          <w:sz w:val="20"/>
        </w:rPr>
        <w:t>two</w:t>
      </w:r>
      <w:r w:rsidR="00E63573">
        <w:rPr>
          <w:rFonts w:ascii="Univers for KPMG" w:hAnsi="Univers for KPMG" w:cs="Arial"/>
          <w:sz w:val="20"/>
        </w:rPr>
        <w:t xml:space="preserve"> fiscal </w:t>
      </w:r>
      <w:proofErr w:type="gramStart"/>
      <w:r w:rsidR="00E63573">
        <w:rPr>
          <w:rFonts w:ascii="Univers for KPMG" w:hAnsi="Univers for KPMG" w:cs="Arial"/>
          <w:sz w:val="20"/>
        </w:rPr>
        <w:t>years</w:t>
      </w:r>
      <w:proofErr w:type="gramEnd"/>
    </w:p>
    <w:p w14:paraId="7E53FE12"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Identify sensitivities for cash flow management and normalize for items that may impact normal working capital </w:t>
      </w:r>
      <w:proofErr w:type="gramStart"/>
      <w:r w:rsidRPr="00F1092C">
        <w:rPr>
          <w:rFonts w:ascii="Univers for KPMG" w:hAnsi="Univers for KPMG" w:cs="Arial"/>
          <w:sz w:val="20"/>
        </w:rPr>
        <w:t>trends</w:t>
      </w:r>
      <w:proofErr w:type="gramEnd"/>
    </w:p>
    <w:p w14:paraId="7746F358"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Consider impact of potential non-recurring items.</w:t>
      </w:r>
    </w:p>
    <w:p w14:paraId="77F26C14" w14:textId="77777777" w:rsidR="00F1092C" w:rsidRPr="00F1092C" w:rsidRDefault="00F1092C" w:rsidP="00F1092C">
      <w:pPr>
        <w:pStyle w:val="Bulletfornos"/>
        <w:spacing w:before="0" w:line="240" w:lineRule="auto"/>
        <w:jc w:val="both"/>
        <w:rPr>
          <w:rFonts w:ascii="Univers for KPMG" w:hAnsi="Univers for KPMG" w:cs="Arial"/>
          <w:b/>
          <w:i/>
          <w:sz w:val="20"/>
        </w:rPr>
      </w:pPr>
    </w:p>
    <w:p w14:paraId="2A2937DF" w14:textId="77777777" w:rsidR="00F1092C" w:rsidRPr="00F1092C" w:rsidRDefault="00F1092C" w:rsidP="00F1092C">
      <w:pPr>
        <w:pStyle w:val="Bulletfornos"/>
        <w:spacing w:before="0" w:line="240" w:lineRule="auto"/>
        <w:jc w:val="both"/>
        <w:rPr>
          <w:rFonts w:ascii="Univers for KPMG" w:hAnsi="Univers for KPMG" w:cs="Arial"/>
          <w:b/>
          <w:i/>
          <w:sz w:val="20"/>
        </w:rPr>
      </w:pPr>
      <w:r w:rsidRPr="00F1092C">
        <w:rPr>
          <w:rFonts w:ascii="Univers for KPMG" w:hAnsi="Univers for KPMG" w:cs="Arial"/>
          <w:b/>
          <w:i/>
          <w:sz w:val="20"/>
        </w:rPr>
        <w:t>Supporting analysis to working capital</w:t>
      </w:r>
    </w:p>
    <w:p w14:paraId="0A51428D" w14:textId="77777777" w:rsidR="00F1092C" w:rsidRPr="00F1092C" w:rsidRDefault="00F1092C" w:rsidP="00F1092C">
      <w:pPr>
        <w:jc w:val="both"/>
        <w:rPr>
          <w:rFonts w:ascii="Univers for KPMG" w:hAnsi="Univers for KPMG"/>
          <w:sz w:val="20"/>
          <w:szCs w:val="20"/>
        </w:rPr>
      </w:pPr>
    </w:p>
    <w:p w14:paraId="6A72DB36" w14:textId="77777777" w:rsidR="00F1092C" w:rsidRPr="00F1092C" w:rsidRDefault="00F1092C" w:rsidP="00C92B08">
      <w:pPr>
        <w:pStyle w:val="ListParagraph"/>
        <w:widowControl/>
        <w:numPr>
          <w:ilvl w:val="8"/>
          <w:numId w:val="19"/>
        </w:numPr>
        <w:tabs>
          <w:tab w:val="clear" w:pos="324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Receivables</w:t>
      </w:r>
    </w:p>
    <w:p w14:paraId="5350851A" w14:textId="77777777" w:rsidR="00F1092C" w:rsidRPr="00F1092C" w:rsidRDefault="00F1092C" w:rsidP="00F1092C">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Obtain and read an analysis of the Target’s receivables and inquire about:</w:t>
      </w:r>
    </w:p>
    <w:p w14:paraId="530F1228" w14:textId="77777777" w:rsidR="00F1092C" w:rsidRPr="00F1092C" w:rsidRDefault="00F1092C" w:rsidP="00C92B08">
      <w:pPr>
        <w:pStyle w:val="Bulletfornos"/>
        <w:numPr>
          <w:ilvl w:val="0"/>
          <w:numId w:val="16"/>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Accounts receivable aging and days outstanding</w:t>
      </w:r>
    </w:p>
    <w:p w14:paraId="04386EF6" w14:textId="77777777" w:rsidR="00F1092C" w:rsidRPr="00F1092C" w:rsidRDefault="00F1092C" w:rsidP="00C92B08">
      <w:pPr>
        <w:pStyle w:val="Bulletfornos"/>
        <w:numPr>
          <w:ilvl w:val="0"/>
          <w:numId w:val="16"/>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Credit terms (including any special terms)</w:t>
      </w:r>
    </w:p>
    <w:p w14:paraId="04059276" w14:textId="77777777" w:rsidR="00F1092C" w:rsidRPr="00F1092C" w:rsidRDefault="00F1092C" w:rsidP="00C92B08">
      <w:pPr>
        <w:pStyle w:val="Bulletfornos"/>
        <w:numPr>
          <w:ilvl w:val="0"/>
          <w:numId w:val="16"/>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Trade and non-trade balances</w:t>
      </w:r>
    </w:p>
    <w:p w14:paraId="64D06A18" w14:textId="431564CE" w:rsidR="00F1092C" w:rsidRPr="001F032F" w:rsidRDefault="00F1092C" w:rsidP="00C92B08">
      <w:pPr>
        <w:pStyle w:val="Bulletfornos"/>
        <w:numPr>
          <w:ilvl w:val="0"/>
          <w:numId w:val="16"/>
        </w:numPr>
        <w:tabs>
          <w:tab w:val="left" w:pos="360"/>
        </w:tabs>
        <w:suppressAutoHyphens/>
        <w:spacing w:before="0" w:line="260" w:lineRule="exact"/>
        <w:ind w:left="1240"/>
        <w:rPr>
          <w:rFonts w:ascii="Univers for KPMG" w:hAnsi="Univers for KPMG" w:cs="Arial"/>
          <w:sz w:val="20"/>
        </w:rPr>
      </w:pPr>
      <w:r w:rsidRPr="00F1092C">
        <w:rPr>
          <w:rFonts w:ascii="Univers for KPMG" w:hAnsi="Univers for KPMG" w:cs="Arial"/>
          <w:sz w:val="20"/>
        </w:rPr>
        <w:t>Historical bad debt experience, allowance for uncollectible accounts and write-offs.</w:t>
      </w:r>
    </w:p>
    <w:p w14:paraId="2A830186" w14:textId="77777777" w:rsidR="00F1092C" w:rsidRPr="00F1092C" w:rsidRDefault="00F1092C" w:rsidP="00C92B08">
      <w:pPr>
        <w:pStyle w:val="ListParagraph"/>
        <w:widowControl/>
        <w:numPr>
          <w:ilvl w:val="8"/>
          <w:numId w:val="19"/>
        </w:numPr>
        <w:tabs>
          <w:tab w:val="clear" w:pos="3240"/>
          <w:tab w:val="num" w:pos="340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 xml:space="preserve">Work in progress / Amounts recoverable on </w:t>
      </w:r>
      <w:proofErr w:type="gramStart"/>
      <w:r w:rsidRPr="00F1092C">
        <w:rPr>
          <w:rFonts w:ascii="Univers for KPMG" w:hAnsi="Univers for KPMG"/>
          <w:b/>
          <w:sz w:val="20"/>
          <w:szCs w:val="20"/>
        </w:rPr>
        <w:t>contracts</w:t>
      </w:r>
      <w:proofErr w:type="gramEnd"/>
    </w:p>
    <w:p w14:paraId="2C7AB33D" w14:textId="26C9052F" w:rsidR="00F1092C" w:rsidRPr="00F1092C" w:rsidRDefault="00F1092C" w:rsidP="008751DD">
      <w:pPr>
        <w:pStyle w:val="Bulletwiths"/>
        <w:ind w:left="880" w:firstLine="0"/>
        <w:jc w:val="both"/>
      </w:pPr>
      <w:r w:rsidRPr="00F1092C">
        <w:rPr>
          <w:rFonts w:ascii="Univers for KPMG" w:hAnsi="Univers for KPMG" w:cs="Arial"/>
          <w:sz w:val="20"/>
        </w:rPr>
        <w:t>Obtain summary of work in progress by project/customer and comment on unusual items, fluctuations and significant balances</w:t>
      </w:r>
    </w:p>
    <w:p w14:paraId="7A3AED9E" w14:textId="77777777" w:rsidR="00F1092C" w:rsidRPr="00F1092C" w:rsidRDefault="00F1092C" w:rsidP="00C92B08">
      <w:pPr>
        <w:pStyle w:val="ListParagraph"/>
        <w:widowControl/>
        <w:numPr>
          <w:ilvl w:val="8"/>
          <w:numId w:val="19"/>
        </w:numPr>
        <w:tabs>
          <w:tab w:val="clear" w:pos="324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 xml:space="preserve">Accounts payables and accrued liabilities / Trade and other </w:t>
      </w:r>
      <w:proofErr w:type="gramStart"/>
      <w:r w:rsidRPr="00F1092C">
        <w:rPr>
          <w:rFonts w:ascii="Univers for KPMG" w:hAnsi="Univers for KPMG"/>
          <w:b/>
          <w:sz w:val="20"/>
          <w:szCs w:val="20"/>
        </w:rPr>
        <w:t>payables</w:t>
      </w:r>
      <w:proofErr w:type="gramEnd"/>
    </w:p>
    <w:p w14:paraId="360B6C23" w14:textId="08D8A775" w:rsidR="00F1092C" w:rsidRPr="00F1092C" w:rsidRDefault="00F1092C" w:rsidP="008751DD">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 xml:space="preserve">Obtain and read an analysis of accounts payables and accrued liabilities, inquiring about accounts payable aging and days outstanding and accrued liabilities profile. Analyze the expected unwind of deferred </w:t>
      </w:r>
      <w:proofErr w:type="gramStart"/>
      <w:r w:rsidRPr="00F1092C">
        <w:rPr>
          <w:rFonts w:ascii="Univers for KPMG" w:hAnsi="Univers for KPMG" w:cs="Arial"/>
          <w:sz w:val="20"/>
        </w:rPr>
        <w:t>income</w:t>
      </w:r>
      <w:proofErr w:type="gramEnd"/>
    </w:p>
    <w:p w14:paraId="6F405513" w14:textId="77777777" w:rsidR="00F1092C" w:rsidRPr="00F1092C" w:rsidRDefault="00F1092C" w:rsidP="00C92B08">
      <w:pPr>
        <w:pStyle w:val="ListParagraph"/>
        <w:widowControl/>
        <w:numPr>
          <w:ilvl w:val="8"/>
          <w:numId w:val="19"/>
        </w:numPr>
        <w:tabs>
          <w:tab w:val="clear" w:pos="324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Other current assets liabilities</w:t>
      </w:r>
    </w:p>
    <w:p w14:paraId="2133E483" w14:textId="27837423" w:rsidR="008751DD" w:rsidRPr="00F1092C" w:rsidRDefault="00F1092C" w:rsidP="00F1092C">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Understand the nature, and valuation principles thereof.</w:t>
      </w:r>
    </w:p>
    <w:p w14:paraId="0DA2ABAE" w14:textId="77777777" w:rsidR="00F1092C" w:rsidRPr="00F1092C" w:rsidRDefault="00F1092C" w:rsidP="008751DD">
      <w:pPr>
        <w:pStyle w:val="Bulletfornos"/>
        <w:tabs>
          <w:tab w:val="left" w:pos="1080"/>
        </w:tabs>
        <w:ind w:left="860" w:firstLine="0"/>
        <w:jc w:val="both"/>
        <w:rPr>
          <w:rFonts w:ascii="Univers for KPMG" w:hAnsi="Univers for KPMG" w:cs="Arial"/>
          <w:sz w:val="20"/>
        </w:rPr>
      </w:pPr>
    </w:p>
    <w:p w14:paraId="34A0E3AA" w14:textId="77777777" w:rsidR="00F1092C" w:rsidRPr="00F1092C" w:rsidRDefault="00F1092C" w:rsidP="00C92B08">
      <w:pPr>
        <w:widowControl/>
        <w:numPr>
          <w:ilvl w:val="0"/>
          <w:numId w:val="17"/>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t xml:space="preserve">Net debt / debt-like items </w:t>
      </w:r>
    </w:p>
    <w:p w14:paraId="1B4AC61B" w14:textId="77777777" w:rsidR="00F1092C" w:rsidRPr="00F1092C" w:rsidRDefault="00F1092C" w:rsidP="00F1092C">
      <w:pPr>
        <w:pStyle w:val="Bulletfornos"/>
        <w:tabs>
          <w:tab w:val="left" w:pos="1080"/>
        </w:tabs>
        <w:ind w:left="340" w:firstLine="0"/>
        <w:jc w:val="both"/>
        <w:rPr>
          <w:rFonts w:ascii="Univers for KPMG" w:hAnsi="Univers for KPMG" w:cs="Arial"/>
          <w:sz w:val="20"/>
        </w:rPr>
      </w:pPr>
      <w:r w:rsidRPr="00F1092C">
        <w:rPr>
          <w:rFonts w:ascii="Univers for KPMG" w:hAnsi="Univers for KPMG" w:cs="Arial"/>
          <w:sz w:val="20"/>
        </w:rPr>
        <w:t>Summarize and comment on net debt items reported and other potential debt-like items within the Transaction perimeter including:</w:t>
      </w:r>
    </w:p>
    <w:p w14:paraId="1E9EA904"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Lease liabilities</w:t>
      </w:r>
    </w:p>
    <w:p w14:paraId="47C6C290"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Corporate taxes payable</w:t>
      </w:r>
    </w:p>
    <w:p w14:paraId="2F22EC6C" w14:textId="66163C9E" w:rsidR="00F1092C" w:rsidRPr="00F1092C" w:rsidRDefault="0047317B"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Pr>
          <w:rFonts w:ascii="Univers for KPMG" w:hAnsi="Univers for KPMG" w:cs="Arial"/>
          <w:sz w:val="20"/>
        </w:rPr>
        <w:t>Pension liabilities</w:t>
      </w:r>
    </w:p>
    <w:p w14:paraId="69D4CA77"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Non-operating accruals</w:t>
      </w:r>
    </w:p>
    <w:p w14:paraId="23683244"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Pending or threatened litigation or </w:t>
      </w:r>
      <w:proofErr w:type="gramStart"/>
      <w:r w:rsidRPr="00F1092C">
        <w:rPr>
          <w:rFonts w:ascii="Univers for KPMG" w:hAnsi="Univers for KPMG" w:cs="Arial"/>
          <w:sz w:val="20"/>
        </w:rPr>
        <w:t>investigations</w:t>
      </w:r>
      <w:proofErr w:type="gramEnd"/>
    </w:p>
    <w:p w14:paraId="6F5D17EB"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Commitments contingencies and any other material off-balance sheet transactions</w:t>
      </w:r>
    </w:p>
    <w:p w14:paraId="73706AC6" w14:textId="77777777" w:rsidR="00F1092C" w:rsidRPr="00F1092C" w:rsidRDefault="00F1092C" w:rsidP="00F1092C">
      <w:pPr>
        <w:pStyle w:val="Bulletfornos"/>
        <w:tabs>
          <w:tab w:val="left" w:pos="360"/>
        </w:tabs>
        <w:suppressAutoHyphens/>
        <w:spacing w:before="0" w:line="260" w:lineRule="exact"/>
        <w:jc w:val="both"/>
        <w:rPr>
          <w:rFonts w:ascii="Univers for KPMG" w:hAnsi="Univers for KPMG" w:cs="Arial"/>
          <w:sz w:val="20"/>
        </w:rPr>
      </w:pPr>
    </w:p>
    <w:p w14:paraId="6E0B3A67" w14:textId="5C35DA9B" w:rsidR="00FF7F50" w:rsidRDefault="00FF7F50" w:rsidP="00C92B08">
      <w:pPr>
        <w:widowControl/>
        <w:numPr>
          <w:ilvl w:val="0"/>
          <w:numId w:val="17"/>
        </w:numPr>
        <w:tabs>
          <w:tab w:val="clear" w:pos="720"/>
          <w:tab w:val="num" w:pos="360"/>
        </w:tabs>
        <w:overflowPunct w:val="0"/>
        <w:adjustRightInd w:val="0"/>
        <w:ind w:left="360"/>
        <w:jc w:val="both"/>
        <w:textAlignment w:val="baseline"/>
        <w:rPr>
          <w:rFonts w:ascii="Univers for KPMG" w:hAnsi="Univers for KPMG"/>
          <w:b/>
          <w:sz w:val="20"/>
          <w:szCs w:val="20"/>
        </w:rPr>
      </w:pPr>
      <w:r>
        <w:rPr>
          <w:rFonts w:ascii="Univers for KPMG" w:hAnsi="Univers for KPMG"/>
          <w:b/>
          <w:sz w:val="20"/>
          <w:szCs w:val="20"/>
        </w:rPr>
        <w:t xml:space="preserve">Capital expenditure </w:t>
      </w:r>
      <w:proofErr w:type="gramStart"/>
      <w:r>
        <w:rPr>
          <w:rFonts w:ascii="Univers for KPMG" w:hAnsi="Univers for KPMG"/>
          <w:b/>
          <w:sz w:val="20"/>
          <w:szCs w:val="20"/>
        </w:rPr>
        <w:t>requirements</w:t>
      </w:r>
      <w:proofErr w:type="gramEnd"/>
    </w:p>
    <w:p w14:paraId="19105B5B" w14:textId="0F16F692" w:rsidR="00FF7F50" w:rsidRDefault="00FF7F50" w:rsidP="00FF7F50">
      <w:pPr>
        <w:widowControl/>
        <w:overflowPunct w:val="0"/>
        <w:adjustRightInd w:val="0"/>
        <w:ind w:left="360"/>
        <w:jc w:val="both"/>
        <w:textAlignment w:val="baseline"/>
        <w:rPr>
          <w:rFonts w:ascii="Univers for KPMG" w:hAnsi="Univers for KPMG"/>
          <w:bCs/>
          <w:sz w:val="20"/>
          <w:szCs w:val="20"/>
        </w:rPr>
      </w:pPr>
      <w:r>
        <w:rPr>
          <w:rFonts w:ascii="Univers for KPMG" w:hAnsi="Univers for KPMG"/>
          <w:bCs/>
          <w:sz w:val="20"/>
          <w:szCs w:val="20"/>
        </w:rPr>
        <w:t xml:space="preserve">Obtain and read an analysis of Target’s property, plant and equipment capital expenditures and enquire about historical, deferred and planned capital expenditures including: </w:t>
      </w:r>
    </w:p>
    <w:p w14:paraId="4F75A220" w14:textId="45A3203E" w:rsidR="00FF7F50" w:rsidRDefault="00FF7F50"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Pr>
          <w:rFonts w:ascii="Univers for KPMG" w:hAnsi="Univers for KPMG" w:cs="Arial"/>
          <w:sz w:val="20"/>
        </w:rPr>
        <w:t>Maintenance versus growth capex</w:t>
      </w:r>
    </w:p>
    <w:p w14:paraId="1E18C7BD" w14:textId="412A6722" w:rsidR="00FF7F50" w:rsidRDefault="00FF7F50"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Pr>
          <w:rFonts w:ascii="Univers for KPMG" w:hAnsi="Univers for KPMG" w:cs="Arial"/>
          <w:sz w:val="20"/>
        </w:rPr>
        <w:t>Other historical, deferred and planned capex</w:t>
      </w:r>
    </w:p>
    <w:p w14:paraId="2593B29A" w14:textId="1F4DEE85" w:rsidR="00FF7F50" w:rsidRDefault="00FF7F50" w:rsidP="00C92B08">
      <w:pPr>
        <w:pStyle w:val="Bulletfornos"/>
        <w:numPr>
          <w:ilvl w:val="0"/>
          <w:numId w:val="16"/>
        </w:numPr>
        <w:tabs>
          <w:tab w:val="left" w:pos="360"/>
        </w:tabs>
        <w:suppressAutoHyphens/>
        <w:spacing w:before="0" w:line="260" w:lineRule="exact"/>
        <w:jc w:val="both"/>
      </w:pPr>
      <w:r>
        <w:rPr>
          <w:rFonts w:ascii="Univers for KPMG" w:hAnsi="Univers for KPMG" w:cs="Arial"/>
          <w:sz w:val="20"/>
        </w:rPr>
        <w:t>Impairment write-downs and other potential issues.</w:t>
      </w:r>
    </w:p>
    <w:p w14:paraId="712ABF34" w14:textId="1225F7D2" w:rsidR="00FF7F50" w:rsidDel="00C773C3" w:rsidRDefault="00FF7F50" w:rsidP="00FF7F50">
      <w:pPr>
        <w:widowControl/>
        <w:overflowPunct w:val="0"/>
        <w:adjustRightInd w:val="0"/>
        <w:ind w:left="360"/>
        <w:jc w:val="both"/>
        <w:textAlignment w:val="baseline"/>
        <w:rPr>
          <w:del w:id="82" w:author="Oudyk, Mike" w:date="2024-02-12T10:04:00Z"/>
          <w:rFonts w:ascii="Univers for KPMG" w:hAnsi="Univers for KPMG"/>
          <w:bCs/>
          <w:sz w:val="20"/>
          <w:szCs w:val="20"/>
        </w:rPr>
      </w:pPr>
    </w:p>
    <w:p w14:paraId="55A0EEDB" w14:textId="19F830E9" w:rsidR="00D15F30" w:rsidDel="00C773C3" w:rsidRDefault="00D15F30" w:rsidP="00FF7F50">
      <w:pPr>
        <w:widowControl/>
        <w:overflowPunct w:val="0"/>
        <w:adjustRightInd w:val="0"/>
        <w:ind w:left="360"/>
        <w:jc w:val="both"/>
        <w:textAlignment w:val="baseline"/>
        <w:rPr>
          <w:del w:id="83" w:author="Oudyk, Mike" w:date="2024-02-12T10:04:00Z"/>
          <w:rFonts w:ascii="Univers for KPMG" w:hAnsi="Univers for KPMG"/>
          <w:bCs/>
          <w:sz w:val="20"/>
          <w:szCs w:val="20"/>
        </w:rPr>
      </w:pPr>
    </w:p>
    <w:p w14:paraId="61791CF4" w14:textId="02D20FDB" w:rsidR="00D15F30" w:rsidDel="00C773C3" w:rsidRDefault="00D15F30">
      <w:pPr>
        <w:widowControl/>
        <w:overflowPunct w:val="0"/>
        <w:adjustRightInd w:val="0"/>
        <w:jc w:val="both"/>
        <w:textAlignment w:val="baseline"/>
        <w:rPr>
          <w:del w:id="84" w:author="Oudyk, Mike" w:date="2024-02-12T10:04:00Z"/>
          <w:rFonts w:ascii="Univers for KPMG" w:hAnsi="Univers for KPMG"/>
          <w:bCs/>
          <w:sz w:val="20"/>
          <w:szCs w:val="20"/>
        </w:rPr>
        <w:pPrChange w:id="85" w:author="Oudyk, Mike" w:date="2024-02-12T10:04:00Z">
          <w:pPr>
            <w:widowControl/>
            <w:overflowPunct w:val="0"/>
            <w:adjustRightInd w:val="0"/>
            <w:ind w:left="360"/>
            <w:jc w:val="both"/>
            <w:textAlignment w:val="baseline"/>
          </w:pPr>
        </w:pPrChange>
      </w:pPr>
    </w:p>
    <w:p w14:paraId="2BE46C91" w14:textId="77777777" w:rsidR="00D15F30" w:rsidRPr="00FF7F50" w:rsidRDefault="00D15F30">
      <w:pPr>
        <w:widowControl/>
        <w:overflowPunct w:val="0"/>
        <w:adjustRightInd w:val="0"/>
        <w:jc w:val="both"/>
        <w:textAlignment w:val="baseline"/>
        <w:rPr>
          <w:rFonts w:ascii="Univers for KPMG" w:hAnsi="Univers for KPMG"/>
          <w:bCs/>
          <w:sz w:val="20"/>
          <w:szCs w:val="20"/>
        </w:rPr>
        <w:pPrChange w:id="86" w:author="Oudyk, Mike" w:date="2024-02-12T10:04:00Z">
          <w:pPr>
            <w:widowControl/>
            <w:overflowPunct w:val="0"/>
            <w:adjustRightInd w:val="0"/>
            <w:ind w:left="360"/>
            <w:jc w:val="both"/>
            <w:textAlignment w:val="baseline"/>
          </w:pPr>
        </w:pPrChange>
      </w:pPr>
    </w:p>
    <w:p w14:paraId="6223972B" w14:textId="0479AB10" w:rsidR="00F1092C" w:rsidRPr="00F1092C" w:rsidRDefault="00F1092C" w:rsidP="00C92B08">
      <w:pPr>
        <w:widowControl/>
        <w:numPr>
          <w:ilvl w:val="0"/>
          <w:numId w:val="17"/>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t>FY2</w:t>
      </w:r>
      <w:r w:rsidR="0047317B">
        <w:rPr>
          <w:rFonts w:ascii="Univers for KPMG" w:hAnsi="Univers for KPMG"/>
          <w:b/>
          <w:sz w:val="20"/>
          <w:szCs w:val="20"/>
        </w:rPr>
        <w:t>4</w:t>
      </w:r>
      <w:r w:rsidRPr="00F1092C">
        <w:rPr>
          <w:rFonts w:ascii="Univers for KPMG" w:hAnsi="Univers for KPMG"/>
          <w:b/>
          <w:sz w:val="20"/>
          <w:szCs w:val="20"/>
        </w:rPr>
        <w:t xml:space="preserve"> Budget</w:t>
      </w:r>
    </w:p>
    <w:p w14:paraId="0A6B329A" w14:textId="53DC949E" w:rsidR="00F1092C" w:rsidRPr="00F1092C" w:rsidRDefault="00F1092C" w:rsidP="00F1092C">
      <w:pPr>
        <w:pStyle w:val="Bulletfornos"/>
        <w:tabs>
          <w:tab w:val="left" w:pos="1080"/>
        </w:tabs>
        <w:ind w:left="340" w:firstLine="0"/>
        <w:jc w:val="both"/>
        <w:rPr>
          <w:rFonts w:ascii="Univers for KPMG" w:hAnsi="Univers for KPMG" w:cs="Arial"/>
          <w:sz w:val="20"/>
        </w:rPr>
      </w:pPr>
      <w:r w:rsidRPr="00F1092C">
        <w:rPr>
          <w:rFonts w:ascii="Univers for KPMG" w:hAnsi="Univers for KPMG" w:cs="Arial"/>
          <w:sz w:val="20"/>
        </w:rPr>
        <w:t>Obtain a copy of the Target’s FY2</w:t>
      </w:r>
      <w:r w:rsidR="0047317B">
        <w:rPr>
          <w:rFonts w:ascii="Univers for KPMG" w:hAnsi="Univers for KPMG" w:cs="Arial"/>
          <w:sz w:val="20"/>
        </w:rPr>
        <w:t>4</w:t>
      </w:r>
      <w:r w:rsidRPr="00F1092C">
        <w:rPr>
          <w:rFonts w:ascii="Univers for KPMG" w:hAnsi="Univers for KPMG" w:cs="Arial"/>
          <w:sz w:val="20"/>
        </w:rPr>
        <w:t xml:space="preserve"> budget, bridge / reconcile revenue and EBITDA from prior periods and inquire about significant assumptions and estimates, including:</w:t>
      </w:r>
    </w:p>
    <w:p w14:paraId="4D80F996"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Revenue assumptions (including backlog, pipeline and opportunities)</w:t>
      </w:r>
    </w:p>
    <w:p w14:paraId="67F3DFCF"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Headcount and payroll assumptions</w:t>
      </w:r>
    </w:p>
    <w:p w14:paraId="11DDECC2" w14:textId="77777777" w:rsidR="00F1092C" w:rsidRPr="00F1092C" w:rsidRDefault="00F1092C" w:rsidP="00C92B08">
      <w:pPr>
        <w:pStyle w:val="Bulletfornos"/>
        <w:numPr>
          <w:ilvl w:val="0"/>
          <w:numId w:val="16"/>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Other direct and indirect cost structure</w:t>
      </w:r>
    </w:p>
    <w:p w14:paraId="1DB78F18" w14:textId="28FAB69D" w:rsidR="00F1092C" w:rsidRDefault="00F1092C" w:rsidP="00F1092C">
      <w:pPr>
        <w:pStyle w:val="Bulletfornos"/>
        <w:tabs>
          <w:tab w:val="left" w:pos="360"/>
        </w:tabs>
        <w:suppressAutoHyphens/>
        <w:spacing w:before="0" w:line="260" w:lineRule="exact"/>
        <w:jc w:val="both"/>
        <w:rPr>
          <w:rFonts w:ascii="Univers for KPMG" w:hAnsi="Univers for KPMG" w:cs="Arial"/>
          <w:sz w:val="20"/>
        </w:rPr>
      </w:pPr>
    </w:p>
    <w:p w14:paraId="25F942CB" w14:textId="73EA1B3F" w:rsidR="00F1092C" w:rsidRPr="00F1092C" w:rsidRDefault="00F1092C" w:rsidP="00C92B08">
      <w:pPr>
        <w:widowControl/>
        <w:numPr>
          <w:ilvl w:val="0"/>
          <w:numId w:val="17"/>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t>Assistance with transaction documentation (</w:t>
      </w:r>
      <w:r w:rsidR="00FF7F50">
        <w:rPr>
          <w:rFonts w:ascii="Univers for KPMG" w:hAnsi="Univers for KPMG"/>
          <w:b/>
          <w:sz w:val="20"/>
          <w:szCs w:val="20"/>
        </w:rPr>
        <w:t>optional</w:t>
      </w:r>
      <w:r w:rsidRPr="00F1092C">
        <w:rPr>
          <w:rFonts w:ascii="Univers for KPMG" w:hAnsi="Univers for KPMG"/>
          <w:b/>
          <w:sz w:val="20"/>
          <w:szCs w:val="20"/>
        </w:rPr>
        <w:t>)</w:t>
      </w:r>
    </w:p>
    <w:p w14:paraId="66842CA0" w14:textId="772447BB" w:rsidR="00F1092C" w:rsidRDefault="00F1092C" w:rsidP="00F1092C">
      <w:pPr>
        <w:pStyle w:val="Bulletfornos"/>
        <w:tabs>
          <w:tab w:val="left" w:pos="1080"/>
        </w:tabs>
        <w:ind w:left="340" w:firstLine="0"/>
        <w:jc w:val="both"/>
        <w:rPr>
          <w:rFonts w:ascii="Univers for KPMG" w:hAnsi="Univers for KPMG" w:cs="Arial"/>
          <w:sz w:val="20"/>
        </w:rPr>
      </w:pPr>
      <w:r w:rsidRPr="00F1092C">
        <w:rPr>
          <w:rFonts w:ascii="Univers for KPMG" w:hAnsi="Univers for KPMG" w:cs="Arial"/>
          <w:sz w:val="20"/>
        </w:rPr>
        <w:t>Review purchase agreement and all relevant definitions (e.g. NWC, debt-like items definitions and adjustment procedures).</w:t>
      </w:r>
    </w:p>
    <w:p w14:paraId="45E0B6E9" w14:textId="67FA5C1A" w:rsidR="00FF7F50" w:rsidRPr="00FF7F50" w:rsidRDefault="00FF7F50" w:rsidP="00F1092C">
      <w:pPr>
        <w:pStyle w:val="Bulletfornos"/>
        <w:tabs>
          <w:tab w:val="left" w:pos="1080"/>
        </w:tabs>
        <w:ind w:left="340" w:firstLine="0"/>
        <w:jc w:val="both"/>
        <w:rPr>
          <w:rFonts w:ascii="Univers for KPMG" w:hAnsi="Univers for KPMG" w:cs="Arial"/>
          <w:i/>
          <w:iCs/>
          <w:sz w:val="20"/>
        </w:rPr>
      </w:pPr>
      <w:r w:rsidRPr="00FF7F50">
        <w:rPr>
          <w:rFonts w:ascii="Univers for KPMG" w:hAnsi="Univers for KPMG" w:cs="Arial"/>
          <w:i/>
          <w:iCs/>
          <w:sz w:val="20"/>
        </w:rPr>
        <w:t>Note:</w:t>
      </w:r>
      <w:r>
        <w:rPr>
          <w:rFonts w:ascii="Univers for KPMG" w:hAnsi="Univers for KPMG" w:cs="Arial"/>
          <w:i/>
          <w:iCs/>
          <w:sz w:val="20"/>
        </w:rPr>
        <w:t xml:space="preserve"> Fees for this optional procedure are in addition to the above fee estimate and will be billed at discounted hourly rates.</w:t>
      </w:r>
    </w:p>
    <w:p w14:paraId="77B0EFE1" w14:textId="29D93349" w:rsidR="00F1092C" w:rsidRDefault="00F1092C" w:rsidP="00042F28">
      <w:pPr>
        <w:pStyle w:val="Bulletfornos"/>
        <w:tabs>
          <w:tab w:val="left" w:pos="1080"/>
        </w:tabs>
        <w:jc w:val="both"/>
        <w:rPr>
          <w:rFonts w:ascii="Univers for KPMG" w:hAnsi="Univers for KPMG" w:cs="Arial"/>
          <w:sz w:val="20"/>
        </w:rPr>
      </w:pPr>
    </w:p>
    <w:p w14:paraId="0C9144D9" w14:textId="627FFA5C" w:rsidR="00042F28" w:rsidRPr="00042F28" w:rsidRDefault="00C92B08" w:rsidP="00042F28">
      <w:pPr>
        <w:pStyle w:val="Bulletfornos"/>
        <w:tabs>
          <w:tab w:val="left" w:pos="1080"/>
        </w:tabs>
        <w:jc w:val="both"/>
        <w:rPr>
          <w:rFonts w:ascii="Univers for KPMG" w:hAnsi="Univers for KPMG" w:cs="Arial"/>
          <w:b/>
          <w:bCs/>
          <w:sz w:val="20"/>
          <w:u w:val="single"/>
        </w:rPr>
      </w:pPr>
      <w:bookmarkStart w:id="87" w:name="_Hlk157425568"/>
      <w:r>
        <w:rPr>
          <w:rFonts w:ascii="Univers for KPMG" w:hAnsi="Univers for KPMG" w:cs="Arial"/>
          <w:b/>
          <w:bCs/>
          <w:sz w:val="20"/>
          <w:u w:val="single"/>
        </w:rPr>
        <w:t xml:space="preserve">B. </w:t>
      </w:r>
      <w:del w:id="88" w:author="Oudyk, Mike" w:date="2024-02-12T10:03:00Z">
        <w:r w:rsidDel="00C773C3">
          <w:rPr>
            <w:rFonts w:ascii="Univers for KPMG" w:hAnsi="Univers for KPMG" w:cs="Arial"/>
            <w:b/>
            <w:bCs/>
            <w:sz w:val="20"/>
            <w:u w:val="single"/>
          </w:rPr>
          <w:delText xml:space="preserve">i. </w:delText>
        </w:r>
        <w:r w:rsidR="00042F28" w:rsidRPr="00042F28" w:rsidDel="00C773C3">
          <w:rPr>
            <w:rFonts w:ascii="Univers for KPMG" w:hAnsi="Univers for KPMG" w:cs="Arial"/>
            <w:b/>
            <w:bCs/>
            <w:sz w:val="20"/>
            <w:u w:val="single"/>
          </w:rPr>
          <w:delText>Member/Partner Compensation Benchmarking</w:delText>
        </w:r>
      </w:del>
      <w:ins w:id="89" w:author="Oudyk, Mike" w:date="2024-02-12T10:03:00Z">
        <w:r w:rsidR="00C773C3">
          <w:rPr>
            <w:rFonts w:ascii="Univers for KPMG" w:hAnsi="Univers for KPMG" w:cs="Arial"/>
            <w:b/>
            <w:bCs/>
            <w:sz w:val="20"/>
            <w:u w:val="single"/>
          </w:rPr>
          <w:t>Remuneration analysis (optional)</w:t>
        </w:r>
      </w:ins>
    </w:p>
    <w:p w14:paraId="776E0344" w14:textId="77777777" w:rsidR="00042F28" w:rsidRDefault="00042F28" w:rsidP="00042F28">
      <w:pPr>
        <w:rPr>
          <w:rFonts w:ascii="Univers for KPMG" w:hAnsi="Univers for KPMG"/>
          <w:sz w:val="20"/>
          <w:szCs w:val="20"/>
          <w:lang w:val="en-GB"/>
        </w:rPr>
      </w:pPr>
    </w:p>
    <w:p w14:paraId="79F3CEA2" w14:textId="5F0A9882" w:rsidR="00BA2192" w:rsidDel="00C773C3" w:rsidRDefault="00C773C3" w:rsidP="00042F28">
      <w:pPr>
        <w:rPr>
          <w:del w:id="90" w:author="Oudyk, Mike" w:date="2024-02-12T10:03:00Z"/>
          <w:rFonts w:ascii="Univers for KPMG" w:hAnsi="Univers for KPMG"/>
          <w:sz w:val="20"/>
          <w:szCs w:val="20"/>
          <w:lang w:val="en-GB"/>
        </w:rPr>
      </w:pPr>
      <w:ins w:id="91" w:author="Oudyk, Mike" w:date="2024-02-12T10:03:00Z">
        <w:r>
          <w:rPr>
            <w:rFonts w:ascii="Univers for KPMG" w:hAnsi="Univers for KPMG"/>
            <w:sz w:val="20"/>
            <w:szCs w:val="20"/>
            <w:lang w:val="en-GB"/>
          </w:rPr>
          <w:t xml:space="preserve">Scope and fees </w:t>
        </w:r>
      </w:ins>
      <w:del w:id="92" w:author="Oudyk, Mike" w:date="2024-02-12T10:03:00Z">
        <w:r w:rsidR="00042F28" w:rsidDel="00C773C3">
          <w:rPr>
            <w:rFonts w:ascii="Univers for KPMG" w:hAnsi="Univers for KPMG"/>
            <w:sz w:val="20"/>
            <w:szCs w:val="20"/>
            <w:lang w:val="en-GB"/>
          </w:rPr>
          <w:delText>R</w:delText>
        </w:r>
        <w:r w:rsidR="00042F28" w:rsidRPr="003C235A" w:rsidDel="00C773C3">
          <w:rPr>
            <w:rFonts w:ascii="Univers for KPMG" w:hAnsi="Univers for KPMG"/>
            <w:sz w:val="20"/>
            <w:szCs w:val="20"/>
            <w:lang w:val="en-GB"/>
          </w:rPr>
          <w:delText xml:space="preserve">eview </w:delText>
        </w:r>
        <w:r w:rsidR="00BA2192" w:rsidDel="00C773C3">
          <w:rPr>
            <w:rFonts w:ascii="Univers for KPMG" w:hAnsi="Univers for KPMG"/>
            <w:sz w:val="20"/>
            <w:szCs w:val="20"/>
            <w:lang w:val="en-GB"/>
          </w:rPr>
          <w:delText>the</w:delText>
        </w:r>
        <w:r w:rsidR="00042F28" w:rsidRPr="003C235A" w:rsidDel="00C773C3">
          <w:rPr>
            <w:rFonts w:ascii="Univers for KPMG" w:hAnsi="Univers for KPMG"/>
            <w:sz w:val="20"/>
            <w:szCs w:val="20"/>
            <w:lang w:val="en-GB"/>
          </w:rPr>
          <w:delText xml:space="preserve"> </w:delText>
        </w:r>
        <w:r w:rsidR="00BA2192" w:rsidDel="00C773C3">
          <w:rPr>
            <w:rFonts w:ascii="Univers for KPMG" w:hAnsi="Univers for KPMG"/>
            <w:sz w:val="20"/>
            <w:szCs w:val="20"/>
            <w:lang w:val="en-GB"/>
          </w:rPr>
          <w:delText>re</w:delText>
        </w:r>
        <w:r w:rsidR="000F114C" w:rsidDel="00C773C3">
          <w:rPr>
            <w:rFonts w:ascii="Univers for KPMG" w:hAnsi="Univers for KPMG"/>
            <w:sz w:val="20"/>
            <w:szCs w:val="20"/>
            <w:lang w:val="en-GB"/>
          </w:rPr>
          <w:delText>mun</w:delText>
        </w:r>
        <w:r w:rsidR="00BA2192" w:rsidDel="00C773C3">
          <w:rPr>
            <w:rFonts w:ascii="Univers for KPMG" w:hAnsi="Univers for KPMG"/>
            <w:sz w:val="20"/>
            <w:szCs w:val="20"/>
            <w:lang w:val="en-GB"/>
          </w:rPr>
          <w:delText xml:space="preserve">eration </w:delText>
        </w:r>
        <w:r w:rsidR="00042F28" w:rsidRPr="003C235A" w:rsidDel="00C773C3">
          <w:rPr>
            <w:rFonts w:ascii="Univers for KPMG" w:hAnsi="Univers for KPMG"/>
            <w:sz w:val="20"/>
            <w:szCs w:val="20"/>
            <w:lang w:val="en-GB"/>
          </w:rPr>
          <w:delText>calculations prepared by the vendor</w:delText>
        </w:r>
        <w:r w:rsidR="00BA2192" w:rsidDel="00C773C3">
          <w:rPr>
            <w:rFonts w:ascii="Univers for KPMG" w:hAnsi="Univers for KPMG"/>
            <w:sz w:val="20"/>
            <w:szCs w:val="20"/>
            <w:lang w:val="en-GB"/>
          </w:rPr>
          <w:delText xml:space="preserve"> and</w:delText>
        </w:r>
        <w:r w:rsidR="00042F28" w:rsidRPr="003C235A" w:rsidDel="00C773C3">
          <w:rPr>
            <w:rFonts w:ascii="Univers for KPMG" w:hAnsi="Univers for KPMG"/>
            <w:sz w:val="20"/>
            <w:szCs w:val="20"/>
            <w:lang w:val="en-GB"/>
          </w:rPr>
          <w:delText xml:space="preserve"> establish the validity of the assumptions made in their proposed partnership profits to remuneration ‘bridge’ calculation. </w:delText>
        </w:r>
      </w:del>
    </w:p>
    <w:p w14:paraId="71AF1384" w14:textId="0A5F43DA" w:rsidR="00BA2192" w:rsidDel="00C773C3" w:rsidRDefault="00BA2192" w:rsidP="00042F28">
      <w:pPr>
        <w:rPr>
          <w:del w:id="93" w:author="Oudyk, Mike" w:date="2024-02-12T10:03:00Z"/>
          <w:rFonts w:ascii="Univers for KPMG" w:hAnsi="Univers for KPMG"/>
          <w:sz w:val="20"/>
          <w:szCs w:val="20"/>
          <w:lang w:val="en-GB"/>
        </w:rPr>
      </w:pPr>
    </w:p>
    <w:p w14:paraId="567EC2C3" w14:textId="540FC389" w:rsidR="00042F28" w:rsidDel="00C773C3" w:rsidRDefault="00BA2192" w:rsidP="00042F28">
      <w:pPr>
        <w:rPr>
          <w:del w:id="94" w:author="Oudyk, Mike" w:date="2024-02-12T10:03:00Z"/>
          <w:rFonts w:ascii="Univers for KPMG" w:hAnsi="Univers for KPMG"/>
          <w:sz w:val="20"/>
          <w:szCs w:val="20"/>
          <w:lang w:val="en-GB"/>
        </w:rPr>
      </w:pPr>
      <w:del w:id="95" w:author="Oudyk, Mike" w:date="2024-02-12T10:03:00Z">
        <w:r w:rsidDel="00C773C3">
          <w:rPr>
            <w:rFonts w:ascii="Univers for KPMG" w:hAnsi="Univers for KPMG"/>
            <w:sz w:val="20"/>
            <w:szCs w:val="20"/>
            <w:lang w:val="en-GB"/>
          </w:rPr>
          <w:delText>Perform functional benchmarking of other players in the industry and related industries from publicly available information, KPMG’s previous engagements and from the KPMG proprietary database to assess vendors estimate.</w:delText>
        </w:r>
        <w:r w:rsidR="00042F28" w:rsidDel="00C773C3">
          <w:rPr>
            <w:rFonts w:ascii="Univers for KPMG" w:hAnsi="Univers for KPMG"/>
            <w:sz w:val="20"/>
            <w:szCs w:val="20"/>
            <w:lang w:val="en-GB"/>
          </w:rPr>
          <w:delText xml:space="preserve"> </w:delText>
        </w:r>
      </w:del>
    </w:p>
    <w:p w14:paraId="37286B35" w14:textId="7BCD3E4D" w:rsidR="00BA2192" w:rsidDel="00C773C3" w:rsidRDefault="00BA2192" w:rsidP="00042F28">
      <w:pPr>
        <w:rPr>
          <w:del w:id="96" w:author="Oudyk, Mike" w:date="2024-02-12T10:03:00Z"/>
          <w:rFonts w:ascii="Univers for KPMG" w:hAnsi="Univers for KPMG"/>
          <w:sz w:val="20"/>
          <w:szCs w:val="20"/>
          <w:lang w:val="en-GB"/>
        </w:rPr>
      </w:pPr>
    </w:p>
    <w:p w14:paraId="50DFF0CC" w14:textId="5EA49C78" w:rsidR="00BA2192" w:rsidRPr="003C235A" w:rsidDel="00C773C3" w:rsidRDefault="00BA2192" w:rsidP="00042F28">
      <w:pPr>
        <w:rPr>
          <w:del w:id="97" w:author="Oudyk, Mike" w:date="2024-02-12T10:03:00Z"/>
          <w:rFonts w:ascii="Univers for KPMG" w:hAnsi="Univers for KPMG"/>
          <w:sz w:val="20"/>
          <w:szCs w:val="20"/>
          <w:lang w:val="en-GB"/>
        </w:rPr>
      </w:pPr>
      <w:del w:id="98" w:author="Oudyk, Mike" w:date="2024-02-12T10:03:00Z">
        <w:r w:rsidDel="00C773C3">
          <w:rPr>
            <w:rFonts w:ascii="Univers for KPMG" w:hAnsi="Univers for KPMG"/>
            <w:sz w:val="20"/>
            <w:szCs w:val="20"/>
            <w:lang w:val="en-GB"/>
          </w:rPr>
          <w:delText>Includes one iteration of the bridge calculation and a follow up conversation with Client.</w:delText>
        </w:r>
      </w:del>
      <w:ins w:id="99" w:author="Oudyk, Mike" w:date="2024-02-12T10:03:00Z">
        <w:r w:rsidR="00C773C3">
          <w:rPr>
            <w:rFonts w:ascii="Univers for KPMG" w:hAnsi="Univers for KPMG"/>
            <w:sz w:val="20"/>
            <w:szCs w:val="20"/>
            <w:lang w:val="en-GB"/>
          </w:rPr>
          <w:t>TBD.</w:t>
        </w:r>
      </w:ins>
    </w:p>
    <w:p w14:paraId="62E3C162" w14:textId="77777777" w:rsidR="00042F28" w:rsidRPr="00F1092C" w:rsidRDefault="00042F28">
      <w:pPr>
        <w:pPrChange w:id="100" w:author="Oudyk, Mike" w:date="2024-02-12T10:03:00Z">
          <w:pPr>
            <w:pStyle w:val="Bulletfornos"/>
            <w:tabs>
              <w:tab w:val="left" w:pos="1080"/>
            </w:tabs>
            <w:ind w:left="0" w:firstLine="0"/>
            <w:jc w:val="both"/>
          </w:pPr>
        </w:pPrChange>
      </w:pPr>
    </w:p>
    <w:p w14:paraId="48AF0D91" w14:textId="2489D8B4" w:rsidR="003C235A" w:rsidRPr="003C235A" w:rsidDel="00C773C3" w:rsidRDefault="00C92B08" w:rsidP="0018795F">
      <w:pPr>
        <w:widowControl/>
        <w:tabs>
          <w:tab w:val="left" w:pos="450"/>
        </w:tabs>
        <w:overflowPunct w:val="0"/>
        <w:adjustRightInd w:val="0"/>
        <w:spacing w:line="260" w:lineRule="atLeast"/>
        <w:jc w:val="both"/>
        <w:textAlignment w:val="baseline"/>
        <w:rPr>
          <w:del w:id="101" w:author="Oudyk, Mike" w:date="2024-02-12T10:03:00Z"/>
          <w:rFonts w:ascii="Univers for KPMG" w:hAnsi="Univers for KPMG"/>
          <w:b/>
          <w:sz w:val="20"/>
          <w:szCs w:val="20"/>
          <w:u w:val="single"/>
        </w:rPr>
      </w:pPr>
      <w:del w:id="102" w:author="Oudyk, Mike" w:date="2024-02-12T10:03:00Z">
        <w:r w:rsidDel="00C773C3">
          <w:rPr>
            <w:rFonts w:ascii="Univers for KPMG" w:hAnsi="Univers for KPMG"/>
            <w:b/>
            <w:sz w:val="20"/>
            <w:szCs w:val="20"/>
            <w:u w:val="single"/>
          </w:rPr>
          <w:delText xml:space="preserve">B. ii. </w:delText>
        </w:r>
        <w:r w:rsidR="003C235A" w:rsidRPr="003C235A" w:rsidDel="00C773C3">
          <w:rPr>
            <w:rFonts w:ascii="Univers for KPMG" w:hAnsi="Univers for KPMG"/>
            <w:b/>
            <w:sz w:val="20"/>
            <w:szCs w:val="20"/>
            <w:u w:val="single"/>
          </w:rPr>
          <w:delText>Re</w:delText>
        </w:r>
        <w:r w:rsidR="000F114C" w:rsidDel="00C773C3">
          <w:rPr>
            <w:rFonts w:ascii="Univers for KPMG" w:hAnsi="Univers for KPMG"/>
            <w:b/>
            <w:sz w:val="20"/>
            <w:szCs w:val="20"/>
            <w:u w:val="single"/>
          </w:rPr>
          <w:delText>m</w:delText>
        </w:r>
        <w:r w:rsidR="003C235A" w:rsidRPr="003C235A" w:rsidDel="00C773C3">
          <w:rPr>
            <w:rFonts w:ascii="Univers for KPMG" w:hAnsi="Univers for KPMG"/>
            <w:b/>
            <w:sz w:val="20"/>
            <w:szCs w:val="20"/>
            <w:u w:val="single"/>
          </w:rPr>
          <w:delText>u</w:delText>
        </w:r>
        <w:r w:rsidR="000F114C" w:rsidDel="00C773C3">
          <w:rPr>
            <w:rFonts w:ascii="Univers for KPMG" w:hAnsi="Univers for KPMG"/>
            <w:b/>
            <w:sz w:val="20"/>
            <w:szCs w:val="20"/>
            <w:u w:val="single"/>
          </w:rPr>
          <w:delText>n</w:delText>
        </w:r>
        <w:r w:rsidR="003C235A" w:rsidRPr="003C235A" w:rsidDel="00C773C3">
          <w:rPr>
            <w:rFonts w:ascii="Univers for KPMG" w:hAnsi="Univers for KPMG"/>
            <w:b/>
            <w:sz w:val="20"/>
            <w:szCs w:val="20"/>
            <w:u w:val="single"/>
          </w:rPr>
          <w:delText xml:space="preserve">eration </w:delText>
        </w:r>
        <w:r w:rsidR="00042F28" w:rsidDel="00C773C3">
          <w:rPr>
            <w:rFonts w:ascii="Univers for KPMG" w:hAnsi="Univers for KPMG"/>
            <w:b/>
            <w:sz w:val="20"/>
            <w:szCs w:val="20"/>
            <w:u w:val="single"/>
          </w:rPr>
          <w:delText>option assessment and related structuring</w:delText>
        </w:r>
      </w:del>
    </w:p>
    <w:p w14:paraId="3876F302" w14:textId="574B3FFE" w:rsidR="003C235A" w:rsidRPr="003C235A" w:rsidDel="00C773C3" w:rsidRDefault="003C235A" w:rsidP="0018795F">
      <w:pPr>
        <w:widowControl/>
        <w:tabs>
          <w:tab w:val="left" w:pos="450"/>
        </w:tabs>
        <w:overflowPunct w:val="0"/>
        <w:adjustRightInd w:val="0"/>
        <w:spacing w:line="260" w:lineRule="atLeast"/>
        <w:jc w:val="both"/>
        <w:textAlignment w:val="baseline"/>
        <w:rPr>
          <w:del w:id="103" w:author="Oudyk, Mike" w:date="2024-02-12T10:03:00Z"/>
          <w:rFonts w:ascii="Univers for KPMG" w:hAnsi="Univers for KPMG"/>
          <w:b/>
          <w:sz w:val="20"/>
          <w:szCs w:val="20"/>
          <w:u w:val="single"/>
        </w:rPr>
      </w:pPr>
    </w:p>
    <w:p w14:paraId="02936B66" w14:textId="4F3D3382" w:rsidR="003C235A" w:rsidRPr="003C235A" w:rsidDel="00C773C3" w:rsidRDefault="0060438D" w:rsidP="003C235A">
      <w:pPr>
        <w:rPr>
          <w:del w:id="104" w:author="Oudyk, Mike" w:date="2024-02-12T10:03:00Z"/>
          <w:rFonts w:ascii="Univers for KPMG" w:eastAsiaTheme="minorHAnsi" w:hAnsi="Univers for KPMG" w:cs="Calibri"/>
          <w:sz w:val="20"/>
          <w:szCs w:val="20"/>
          <w:lang w:val="en-GB" w:bidi="ar-SA"/>
        </w:rPr>
      </w:pPr>
      <w:del w:id="105" w:author="Oudyk, Mike" w:date="2024-02-12T10:03:00Z">
        <w:r w:rsidDel="00C773C3">
          <w:rPr>
            <w:rFonts w:ascii="Univers for KPMG" w:hAnsi="Univers for KPMG"/>
            <w:sz w:val="20"/>
            <w:szCs w:val="20"/>
            <w:lang w:val="en-GB"/>
          </w:rPr>
          <w:delText>Prepare a</w:delText>
        </w:r>
        <w:r w:rsidR="003C235A" w:rsidRPr="003C235A" w:rsidDel="00C773C3">
          <w:rPr>
            <w:rFonts w:ascii="Univers for KPMG" w:hAnsi="Univers for KPMG"/>
            <w:sz w:val="20"/>
            <w:szCs w:val="20"/>
            <w:lang w:val="en-GB"/>
          </w:rPr>
          <w:delText xml:space="preserve"> high-level options paper exploring the potential remuneration structuring options for the members of the UK LLP. This will provide an overview of the UK tax implications, highlighting any tax and social security risks associated with a change from being wholly remunerated as a partner in a LLP to:</w:delText>
        </w:r>
      </w:del>
    </w:p>
    <w:p w14:paraId="6C8BDDC7" w14:textId="7D2A7C34" w:rsidR="003C235A" w:rsidRPr="003C235A" w:rsidDel="00C773C3" w:rsidRDefault="003C235A" w:rsidP="00C92B08">
      <w:pPr>
        <w:pStyle w:val="ListParagraph"/>
        <w:widowControl/>
        <w:numPr>
          <w:ilvl w:val="1"/>
          <w:numId w:val="33"/>
        </w:numPr>
        <w:autoSpaceDE/>
        <w:autoSpaceDN/>
        <w:rPr>
          <w:del w:id="106" w:author="Oudyk, Mike" w:date="2024-02-12T10:03:00Z"/>
          <w:rFonts w:ascii="Univers for KPMG" w:eastAsia="Times New Roman" w:hAnsi="Univers for KPMG"/>
          <w:sz w:val="20"/>
          <w:szCs w:val="20"/>
          <w:lang w:val="en-GB"/>
        </w:rPr>
      </w:pPr>
      <w:del w:id="107" w:author="Oudyk, Mike" w:date="2024-02-12T10:03:00Z">
        <w:r w:rsidRPr="003C235A" w:rsidDel="00C773C3">
          <w:rPr>
            <w:rFonts w:ascii="Univers for KPMG" w:eastAsia="Times New Roman" w:hAnsi="Univers for KPMG"/>
            <w:sz w:val="20"/>
            <w:szCs w:val="20"/>
            <w:lang w:val="en-GB"/>
          </w:rPr>
          <w:delText>A combination of partnership share and employment income, by maintaining partial remuneration from the UK LLP and adding an employment relationship either with the Canadian purchaser or an entity in its group</w:delText>
        </w:r>
        <w:r w:rsidR="0060438D" w:rsidDel="00C773C3">
          <w:rPr>
            <w:rFonts w:ascii="Univers for KPMG" w:eastAsia="Times New Roman" w:hAnsi="Univers for KPMG"/>
            <w:sz w:val="20"/>
            <w:szCs w:val="20"/>
            <w:lang w:val="en-GB"/>
          </w:rPr>
          <w:delText>;</w:delText>
        </w:r>
      </w:del>
    </w:p>
    <w:p w14:paraId="4CC7FE33" w14:textId="1D2CD5B0" w:rsidR="003C235A" w:rsidRPr="003C235A" w:rsidDel="00C773C3" w:rsidRDefault="003C235A" w:rsidP="00C92B08">
      <w:pPr>
        <w:pStyle w:val="ListParagraph"/>
        <w:widowControl/>
        <w:numPr>
          <w:ilvl w:val="1"/>
          <w:numId w:val="33"/>
        </w:numPr>
        <w:autoSpaceDE/>
        <w:autoSpaceDN/>
        <w:rPr>
          <w:del w:id="108" w:author="Oudyk, Mike" w:date="2024-02-12T10:03:00Z"/>
          <w:rFonts w:ascii="Univers for KPMG" w:eastAsia="Times New Roman" w:hAnsi="Univers for KPMG"/>
          <w:sz w:val="20"/>
          <w:szCs w:val="20"/>
          <w:lang w:val="en-GB"/>
        </w:rPr>
      </w:pPr>
      <w:del w:id="109" w:author="Oudyk, Mike" w:date="2024-02-12T10:03:00Z">
        <w:r w:rsidRPr="003C235A" w:rsidDel="00C773C3">
          <w:rPr>
            <w:rFonts w:ascii="Univers for KPMG" w:eastAsia="Times New Roman" w:hAnsi="Univers for KPMG"/>
            <w:sz w:val="20"/>
            <w:szCs w:val="20"/>
            <w:lang w:val="en-GB"/>
          </w:rPr>
          <w:delText>Becoming wholly employed, either through the application of certain anti-avoidance legislation which will deem the partner profit share as employment income, or by a change in structure</w:delText>
        </w:r>
        <w:r w:rsidR="0060438D" w:rsidDel="00C773C3">
          <w:rPr>
            <w:rFonts w:ascii="Univers for KPMG" w:eastAsia="Times New Roman" w:hAnsi="Univers for KPMG"/>
            <w:sz w:val="20"/>
            <w:szCs w:val="20"/>
            <w:lang w:val="en-GB"/>
          </w:rPr>
          <w:delText>; or</w:delText>
        </w:r>
      </w:del>
    </w:p>
    <w:p w14:paraId="2F6FD274" w14:textId="66BB648D" w:rsidR="003C235A" w:rsidRPr="003C235A" w:rsidDel="00C773C3" w:rsidRDefault="003C235A" w:rsidP="00C92B08">
      <w:pPr>
        <w:pStyle w:val="ListParagraph"/>
        <w:widowControl/>
        <w:numPr>
          <w:ilvl w:val="1"/>
          <w:numId w:val="33"/>
        </w:numPr>
        <w:autoSpaceDE/>
        <w:autoSpaceDN/>
        <w:rPr>
          <w:del w:id="110" w:author="Oudyk, Mike" w:date="2024-02-12T10:03:00Z"/>
          <w:rFonts w:ascii="Univers for KPMG" w:eastAsia="Times New Roman" w:hAnsi="Univers for KPMG"/>
          <w:sz w:val="20"/>
          <w:szCs w:val="20"/>
          <w:lang w:val="en-GB"/>
        </w:rPr>
      </w:pPr>
      <w:del w:id="111" w:author="Oudyk, Mike" w:date="2024-02-12T10:03:00Z">
        <w:r w:rsidRPr="003C235A" w:rsidDel="00C773C3">
          <w:rPr>
            <w:rFonts w:ascii="Univers for KPMG" w:eastAsia="Times New Roman" w:hAnsi="Univers for KPMG"/>
            <w:sz w:val="20"/>
            <w:szCs w:val="20"/>
            <w:lang w:val="en-GB"/>
          </w:rPr>
          <w:delText>Whether it is possible for the ongoing LLP income and capital sharing ratios to be structured such that the UK LLP members can receive all their remuneration via a profit share from the LLP.</w:delText>
        </w:r>
      </w:del>
    </w:p>
    <w:p w14:paraId="6FE98381" w14:textId="3E0D5EB9" w:rsidR="003C235A" w:rsidDel="00C773C3" w:rsidRDefault="003C235A" w:rsidP="003C235A">
      <w:pPr>
        <w:rPr>
          <w:del w:id="112" w:author="Oudyk, Mike" w:date="2024-02-12T10:03:00Z"/>
          <w:rFonts w:ascii="Univers for KPMG" w:eastAsiaTheme="minorHAnsi" w:hAnsi="Univers for KPMG"/>
          <w:sz w:val="20"/>
          <w:szCs w:val="20"/>
          <w:lang w:val="en-GB"/>
        </w:rPr>
      </w:pPr>
    </w:p>
    <w:p w14:paraId="2F6634EA" w14:textId="6C3CA697" w:rsidR="00BA2192" w:rsidRPr="003C235A" w:rsidDel="00C773C3" w:rsidRDefault="00BA2192" w:rsidP="003C235A">
      <w:pPr>
        <w:rPr>
          <w:del w:id="113" w:author="Oudyk, Mike" w:date="2024-02-12T10:03:00Z"/>
          <w:rFonts w:ascii="Univers for KPMG" w:eastAsiaTheme="minorHAnsi" w:hAnsi="Univers for KPMG"/>
          <w:sz w:val="20"/>
          <w:szCs w:val="20"/>
          <w:lang w:val="en-GB"/>
        </w:rPr>
      </w:pPr>
      <w:del w:id="114" w:author="Oudyk, Mike" w:date="2024-02-12T10:03:00Z">
        <w:r w:rsidDel="00C773C3">
          <w:rPr>
            <w:rFonts w:ascii="Univers for KPMG" w:eastAsiaTheme="minorHAnsi" w:hAnsi="Univers for KPMG"/>
            <w:sz w:val="20"/>
            <w:szCs w:val="20"/>
            <w:lang w:val="en-GB"/>
          </w:rPr>
          <w:delText xml:space="preserve">Includes follow up discussion with Client </w:delText>
        </w:r>
        <w:r w:rsidR="0047317B" w:rsidDel="00C773C3">
          <w:rPr>
            <w:rFonts w:ascii="Univers for KPMG" w:eastAsiaTheme="minorHAnsi" w:hAnsi="Univers for KPMG"/>
            <w:sz w:val="20"/>
            <w:szCs w:val="20"/>
            <w:lang w:val="en-GB"/>
          </w:rPr>
          <w:delText xml:space="preserve">on findings to explore this in the context of your objectives. </w:delText>
        </w:r>
      </w:del>
    </w:p>
    <w:bookmarkEnd w:id="87"/>
    <w:p w14:paraId="57927740" w14:textId="77777777" w:rsidR="003C235A" w:rsidRPr="003C235A" w:rsidRDefault="003C235A" w:rsidP="0018795F">
      <w:pPr>
        <w:widowControl/>
        <w:tabs>
          <w:tab w:val="left" w:pos="450"/>
        </w:tabs>
        <w:overflowPunct w:val="0"/>
        <w:adjustRightInd w:val="0"/>
        <w:spacing w:line="260" w:lineRule="atLeast"/>
        <w:jc w:val="both"/>
        <w:textAlignment w:val="baseline"/>
        <w:rPr>
          <w:rFonts w:ascii="Univers for KPMG" w:hAnsi="Univers for KPMG"/>
          <w:b/>
          <w:sz w:val="20"/>
          <w:szCs w:val="20"/>
          <w:u w:val="single"/>
        </w:rPr>
      </w:pPr>
    </w:p>
    <w:p w14:paraId="6FC09C0A" w14:textId="66583F36" w:rsidR="00042F28" w:rsidRPr="00767D50" w:rsidDel="00C773C3" w:rsidRDefault="00C92B08" w:rsidP="00042F28">
      <w:pPr>
        <w:pStyle w:val="K-ListNumbers"/>
        <w:numPr>
          <w:ilvl w:val="0"/>
          <w:numId w:val="0"/>
        </w:numPr>
        <w:spacing w:after="60"/>
        <w:rPr>
          <w:del w:id="115" w:author="Oudyk, Mike" w:date="2024-02-12T10:02:00Z"/>
          <w:rFonts w:ascii="Univers for KPMG" w:hAnsi="Univers for KPMG" w:cs="Arial"/>
          <w:b/>
          <w:bCs/>
          <w:u w:val="single"/>
        </w:rPr>
      </w:pPr>
      <w:del w:id="116" w:author="Oudyk, Mike" w:date="2024-02-12T10:02:00Z">
        <w:r w:rsidDel="00C773C3">
          <w:rPr>
            <w:rFonts w:ascii="Univers for KPMG" w:hAnsi="Univers for KPMG" w:cs="Arial"/>
            <w:b/>
            <w:bCs/>
            <w:u w:val="single"/>
          </w:rPr>
          <w:delText xml:space="preserve">C. </w:delText>
        </w:r>
        <w:r w:rsidR="00042F28" w:rsidRPr="00767D50" w:rsidDel="00C773C3">
          <w:rPr>
            <w:rFonts w:ascii="Univers for KPMG" w:hAnsi="Univers for KPMG" w:cs="Arial"/>
            <w:b/>
            <w:bCs/>
            <w:u w:val="single"/>
          </w:rPr>
          <w:delText>HR Due Diligence</w:delText>
        </w:r>
        <w:r w:rsidR="00042F28" w:rsidDel="00C773C3">
          <w:rPr>
            <w:rFonts w:ascii="Univers for KPMG" w:hAnsi="Univers for KPMG" w:cs="Arial"/>
            <w:b/>
            <w:bCs/>
            <w:u w:val="single"/>
          </w:rPr>
          <w:delText xml:space="preserve"> (optional)</w:delText>
        </w:r>
      </w:del>
    </w:p>
    <w:p w14:paraId="4B2F2CBC" w14:textId="143A70EA" w:rsidR="00042F28" w:rsidRPr="00767D50" w:rsidDel="00C773C3" w:rsidRDefault="00042F28" w:rsidP="00C92B08">
      <w:pPr>
        <w:pStyle w:val="ListNumber"/>
        <w:numPr>
          <w:ilvl w:val="0"/>
          <w:numId w:val="21"/>
        </w:numPr>
        <w:spacing w:before="0" w:after="120"/>
        <w:ind w:hanging="562"/>
        <w:contextualSpacing w:val="0"/>
        <w:rPr>
          <w:del w:id="117" w:author="Oudyk, Mike" w:date="2024-02-12T10:02:00Z"/>
          <w:rFonts w:ascii="Univers for KPMG" w:hAnsi="Univers for KPMG" w:cs="Arial"/>
          <w:sz w:val="20"/>
          <w:szCs w:val="20"/>
        </w:rPr>
      </w:pPr>
      <w:del w:id="118" w:author="Oudyk, Mike" w:date="2024-02-12T10:02:00Z">
        <w:r w:rsidRPr="00767D50" w:rsidDel="00C773C3">
          <w:rPr>
            <w:rFonts w:ascii="Univers for KPMG" w:hAnsi="Univers for KPMG" w:cs="Arial"/>
            <w:b/>
            <w:bCs/>
            <w:sz w:val="20"/>
            <w:szCs w:val="20"/>
          </w:rPr>
          <w:delText>Data room</w:delText>
        </w:r>
      </w:del>
    </w:p>
    <w:p w14:paraId="6BD400EF" w14:textId="2B6270DB" w:rsidR="00042F28" w:rsidRPr="00767D50" w:rsidDel="00C773C3" w:rsidRDefault="00042F28" w:rsidP="00C92B08">
      <w:pPr>
        <w:pStyle w:val="ListNumber"/>
        <w:numPr>
          <w:ilvl w:val="1"/>
          <w:numId w:val="26"/>
        </w:numPr>
        <w:spacing w:before="0" w:after="120"/>
        <w:contextualSpacing w:val="0"/>
        <w:rPr>
          <w:del w:id="119" w:author="Oudyk, Mike" w:date="2024-02-12T10:02:00Z"/>
          <w:rFonts w:ascii="Univers for KPMG" w:hAnsi="Univers for KPMG" w:cs="Arial"/>
          <w:sz w:val="20"/>
          <w:szCs w:val="20"/>
        </w:rPr>
      </w:pPr>
      <w:del w:id="120" w:author="Oudyk, Mike" w:date="2024-02-12T10:02:00Z">
        <w:r w:rsidRPr="00767D50" w:rsidDel="00C773C3">
          <w:rPr>
            <w:rFonts w:ascii="Univers for KPMG" w:hAnsi="Univers for KPMG" w:cs="Arial"/>
            <w:sz w:val="20"/>
            <w:szCs w:val="20"/>
          </w:rPr>
          <w:delText>Read data room documents and inquire about the Target's practices for all HR scope items.</w:delText>
        </w:r>
      </w:del>
    </w:p>
    <w:p w14:paraId="3F34CC75" w14:textId="0C350A94" w:rsidR="00042F28" w:rsidRPr="00767D50" w:rsidDel="00C773C3" w:rsidRDefault="00042F28" w:rsidP="00C92B08">
      <w:pPr>
        <w:pStyle w:val="ListNumber"/>
        <w:numPr>
          <w:ilvl w:val="0"/>
          <w:numId w:val="21"/>
        </w:numPr>
        <w:spacing w:before="0" w:after="120"/>
        <w:ind w:left="562" w:hanging="562"/>
        <w:contextualSpacing w:val="0"/>
        <w:rPr>
          <w:del w:id="121" w:author="Oudyk, Mike" w:date="2024-02-12T10:02:00Z"/>
          <w:rFonts w:ascii="Univers for KPMG" w:hAnsi="Univers for KPMG" w:cs="Arial"/>
          <w:sz w:val="20"/>
          <w:szCs w:val="20"/>
        </w:rPr>
      </w:pPr>
      <w:del w:id="122" w:author="Oudyk, Mike" w:date="2024-02-12T10:02:00Z">
        <w:r w:rsidRPr="00767D50" w:rsidDel="00C773C3">
          <w:rPr>
            <w:rFonts w:ascii="Univers for KPMG" w:hAnsi="Univers for KPMG" w:cs="Arial"/>
            <w:b/>
            <w:bCs/>
            <w:sz w:val="20"/>
            <w:szCs w:val="20"/>
          </w:rPr>
          <w:delText>Management discussion</w:delText>
        </w:r>
      </w:del>
    </w:p>
    <w:p w14:paraId="67947340" w14:textId="59C12117" w:rsidR="00042F28" w:rsidRPr="00767D50" w:rsidDel="00C773C3" w:rsidRDefault="00042F28" w:rsidP="00C92B08">
      <w:pPr>
        <w:pStyle w:val="ListNumber"/>
        <w:numPr>
          <w:ilvl w:val="1"/>
          <w:numId w:val="26"/>
        </w:numPr>
        <w:spacing w:before="0" w:after="120"/>
        <w:contextualSpacing w:val="0"/>
        <w:rPr>
          <w:del w:id="123" w:author="Oudyk, Mike" w:date="2024-02-12T10:02:00Z"/>
          <w:rFonts w:ascii="Univers for KPMG" w:hAnsi="Univers for KPMG" w:cs="Arial"/>
          <w:sz w:val="20"/>
          <w:szCs w:val="20"/>
        </w:rPr>
      </w:pPr>
      <w:del w:id="124" w:author="Oudyk, Mike" w:date="2024-02-12T10:02:00Z">
        <w:r w:rsidRPr="00767D50" w:rsidDel="00C773C3">
          <w:rPr>
            <w:rFonts w:ascii="Univers for KPMG" w:hAnsi="Univers for KPMG" w:cs="Arial"/>
            <w:sz w:val="20"/>
            <w:szCs w:val="20"/>
          </w:rPr>
          <w:delText xml:space="preserve">Support planned discussions with representatives at the Target with knowledge of the HR platform for all HR scope items. </w:delText>
        </w:r>
      </w:del>
    </w:p>
    <w:p w14:paraId="45165AC8" w14:textId="07FD1834" w:rsidR="00042F28" w:rsidRPr="00767D50" w:rsidDel="00C773C3" w:rsidRDefault="00042F28" w:rsidP="00C92B08">
      <w:pPr>
        <w:pStyle w:val="ListNumber"/>
        <w:numPr>
          <w:ilvl w:val="0"/>
          <w:numId w:val="21"/>
        </w:numPr>
        <w:spacing w:before="0" w:after="120"/>
        <w:ind w:left="562" w:hanging="562"/>
        <w:contextualSpacing w:val="0"/>
        <w:rPr>
          <w:del w:id="125" w:author="Oudyk, Mike" w:date="2024-02-12T10:02:00Z"/>
          <w:rFonts w:ascii="Univers for KPMG" w:hAnsi="Univers for KPMG" w:cs="Arial"/>
          <w:b/>
          <w:bCs/>
          <w:sz w:val="20"/>
          <w:szCs w:val="20"/>
        </w:rPr>
      </w:pPr>
      <w:del w:id="126" w:author="Oudyk, Mike" w:date="2024-02-12T10:02:00Z">
        <w:r w:rsidRPr="00767D50" w:rsidDel="00C773C3">
          <w:rPr>
            <w:rFonts w:ascii="Univers for KPMG" w:hAnsi="Univers for KPMG" w:cs="Arial"/>
            <w:b/>
            <w:bCs/>
            <w:sz w:val="20"/>
            <w:szCs w:val="20"/>
          </w:rPr>
          <w:delText xml:space="preserve">Workforce overview </w:delText>
        </w:r>
      </w:del>
    </w:p>
    <w:p w14:paraId="05A58027" w14:textId="443C4EED" w:rsidR="00042F28" w:rsidRPr="00767D50" w:rsidDel="00C773C3" w:rsidRDefault="00042F28" w:rsidP="00C92B08">
      <w:pPr>
        <w:pStyle w:val="ListNumber"/>
        <w:numPr>
          <w:ilvl w:val="1"/>
          <w:numId w:val="26"/>
        </w:numPr>
        <w:spacing w:before="0" w:after="120"/>
        <w:contextualSpacing w:val="0"/>
        <w:rPr>
          <w:del w:id="127" w:author="Oudyk, Mike" w:date="2024-02-12T10:02:00Z"/>
          <w:rFonts w:ascii="Univers for KPMG" w:hAnsi="Univers for KPMG" w:cs="Arial"/>
          <w:sz w:val="20"/>
          <w:szCs w:val="20"/>
        </w:rPr>
      </w:pPr>
      <w:del w:id="128" w:author="Oudyk, Mike" w:date="2024-02-12T10:02:00Z">
        <w:r w:rsidRPr="00767D50" w:rsidDel="00C773C3">
          <w:rPr>
            <w:rFonts w:ascii="Univers for KPMG" w:hAnsi="Univers for KPMG" w:cs="Arial"/>
            <w:sz w:val="20"/>
            <w:szCs w:val="20"/>
          </w:rPr>
          <w:delText>Understand employees in-scope including owners and employees (including open positions) expected to transfer to Buyer.</w:delText>
        </w:r>
      </w:del>
    </w:p>
    <w:p w14:paraId="3932154F" w14:textId="72384A1C" w:rsidR="00042F28" w:rsidRPr="00767D50" w:rsidDel="00C773C3" w:rsidRDefault="00042F28" w:rsidP="00C92B08">
      <w:pPr>
        <w:pStyle w:val="ListNumber"/>
        <w:numPr>
          <w:ilvl w:val="1"/>
          <w:numId w:val="26"/>
        </w:numPr>
        <w:spacing w:before="0" w:after="120"/>
        <w:contextualSpacing w:val="0"/>
        <w:rPr>
          <w:del w:id="129" w:author="Oudyk, Mike" w:date="2024-02-12T10:02:00Z"/>
          <w:rFonts w:ascii="Univers for KPMG" w:hAnsi="Univers for KPMG" w:cs="Arial"/>
          <w:sz w:val="20"/>
          <w:szCs w:val="20"/>
        </w:rPr>
      </w:pPr>
      <w:del w:id="130" w:author="Oudyk, Mike" w:date="2024-02-12T10:02:00Z">
        <w:r w:rsidRPr="00767D50" w:rsidDel="00C773C3">
          <w:rPr>
            <w:rFonts w:ascii="Univers for KPMG" w:hAnsi="Univers for KPMG" w:cs="Arial"/>
            <w:sz w:val="20"/>
            <w:szCs w:val="20"/>
          </w:rPr>
          <w:delText>Leadership and critical talent assessment with remuneration, impact of change in control and retention risks.</w:delText>
        </w:r>
      </w:del>
    </w:p>
    <w:p w14:paraId="516859EE" w14:textId="3633BD8C" w:rsidR="00042F28" w:rsidRPr="00767D50" w:rsidDel="00C773C3" w:rsidRDefault="00042F28" w:rsidP="00C92B08">
      <w:pPr>
        <w:pStyle w:val="ListNumber"/>
        <w:numPr>
          <w:ilvl w:val="1"/>
          <w:numId w:val="26"/>
        </w:numPr>
        <w:spacing w:before="0" w:after="120"/>
        <w:contextualSpacing w:val="0"/>
        <w:rPr>
          <w:del w:id="131" w:author="Oudyk, Mike" w:date="2024-02-12T10:02:00Z"/>
          <w:rFonts w:ascii="Univers for KPMG" w:hAnsi="Univers for KPMG" w:cs="Arial"/>
          <w:sz w:val="20"/>
          <w:szCs w:val="20"/>
        </w:rPr>
      </w:pPr>
      <w:del w:id="132" w:author="Oudyk, Mike" w:date="2024-02-12T10:02:00Z">
        <w:r w:rsidRPr="00767D50" w:rsidDel="00C773C3">
          <w:rPr>
            <w:rFonts w:ascii="Univers for KPMG" w:hAnsi="Univers for KPMG" w:cs="Arial"/>
            <w:sz w:val="20"/>
            <w:szCs w:val="20"/>
          </w:rPr>
          <w:lastRenderedPageBreak/>
          <w:delText xml:space="preserve">Determine the composition of the Target’s workforce including owners, partner hierarchy, full-time, part-time, and contract employees and independent contractors.  Review FTE analysis, turnover, key skills and vacancies. </w:delText>
        </w:r>
      </w:del>
    </w:p>
    <w:p w14:paraId="2B4EDE52" w14:textId="3E01257F" w:rsidR="00042F28" w:rsidRPr="00767D50" w:rsidDel="00C773C3" w:rsidRDefault="00042F28" w:rsidP="00C92B08">
      <w:pPr>
        <w:pStyle w:val="ListNumber"/>
        <w:numPr>
          <w:ilvl w:val="0"/>
          <w:numId w:val="21"/>
        </w:numPr>
        <w:spacing w:before="0" w:after="120"/>
        <w:ind w:left="562" w:hanging="562"/>
        <w:contextualSpacing w:val="0"/>
        <w:rPr>
          <w:del w:id="133" w:author="Oudyk, Mike" w:date="2024-02-12T10:02:00Z"/>
          <w:rFonts w:ascii="Univers for KPMG" w:hAnsi="Univers for KPMG" w:cs="Arial"/>
          <w:sz w:val="20"/>
          <w:szCs w:val="20"/>
        </w:rPr>
      </w:pPr>
      <w:del w:id="134" w:author="Oudyk, Mike" w:date="2024-02-12T10:02:00Z">
        <w:r w:rsidRPr="00767D50" w:rsidDel="00C773C3">
          <w:rPr>
            <w:rFonts w:ascii="Univers for KPMG" w:hAnsi="Univers for KPMG" w:cs="Arial"/>
            <w:b/>
            <w:bCs/>
            <w:sz w:val="20"/>
            <w:szCs w:val="20"/>
          </w:rPr>
          <w:delText>Compensation and benefit plans</w:delText>
        </w:r>
      </w:del>
    </w:p>
    <w:p w14:paraId="0BB3C7FC" w14:textId="570AFAB8" w:rsidR="00042F28" w:rsidRPr="00767D50" w:rsidDel="00C773C3" w:rsidRDefault="00042F28" w:rsidP="00C92B08">
      <w:pPr>
        <w:pStyle w:val="ListNumber"/>
        <w:numPr>
          <w:ilvl w:val="1"/>
          <w:numId w:val="26"/>
        </w:numPr>
        <w:spacing w:before="0" w:after="120"/>
        <w:contextualSpacing w:val="0"/>
        <w:rPr>
          <w:del w:id="135" w:author="Oudyk, Mike" w:date="2024-02-12T10:02:00Z"/>
          <w:rFonts w:ascii="Univers for KPMG" w:hAnsi="Univers for KPMG" w:cs="Arial"/>
          <w:sz w:val="20"/>
          <w:szCs w:val="20"/>
        </w:rPr>
      </w:pPr>
      <w:del w:id="136" w:author="Oudyk, Mike" w:date="2024-02-12T10:02:00Z">
        <w:r w:rsidRPr="00767D50" w:rsidDel="00C773C3">
          <w:rPr>
            <w:rFonts w:ascii="Univers for KPMG" w:hAnsi="Univers for KPMG" w:cs="Arial"/>
            <w:sz w:val="20"/>
            <w:szCs w:val="20"/>
          </w:rPr>
          <w:delText xml:space="preserve">Inquire about compensation structures, payments, and practices in comparison to the market, and most significant employee benefits (significant in cost and/or value).  </w:delText>
        </w:r>
      </w:del>
    </w:p>
    <w:p w14:paraId="0B0BBA02" w14:textId="1963F60E" w:rsidR="00042F28" w:rsidRPr="00767D50" w:rsidDel="00C773C3" w:rsidRDefault="00042F28" w:rsidP="00C92B08">
      <w:pPr>
        <w:pStyle w:val="ListNumber"/>
        <w:numPr>
          <w:ilvl w:val="1"/>
          <w:numId w:val="26"/>
        </w:numPr>
        <w:spacing w:before="0" w:after="120"/>
        <w:contextualSpacing w:val="0"/>
        <w:rPr>
          <w:del w:id="137" w:author="Oudyk, Mike" w:date="2024-02-12T10:02:00Z"/>
          <w:rFonts w:ascii="Univers for KPMG" w:hAnsi="Univers for KPMG" w:cs="Arial"/>
          <w:sz w:val="20"/>
          <w:szCs w:val="20"/>
        </w:rPr>
      </w:pPr>
      <w:del w:id="138" w:author="Oudyk, Mike" w:date="2024-02-12T10:02:00Z">
        <w:r w:rsidRPr="00767D50" w:rsidDel="00C773C3">
          <w:rPr>
            <w:rFonts w:ascii="Univers for KPMG" w:hAnsi="Univers for KPMG" w:cs="Arial"/>
            <w:sz w:val="20"/>
            <w:szCs w:val="20"/>
          </w:rPr>
          <w:delText xml:space="preserve">Inquire about potential quality of earnings adjustments and run rate considerations affecting key employee benefit and compensation programs in the UK (e.g., defined benefit-type plans (qualified and non-qualified plans), defined contribution, health &amp; welfare, bonus, equity-based plans, etc.).  </w:delText>
        </w:r>
      </w:del>
    </w:p>
    <w:p w14:paraId="5BEB9FB0" w14:textId="68A81F30" w:rsidR="00042F28" w:rsidRPr="00767D50" w:rsidDel="00C773C3" w:rsidRDefault="00042F28" w:rsidP="00C92B08">
      <w:pPr>
        <w:pStyle w:val="ListNumber"/>
        <w:numPr>
          <w:ilvl w:val="1"/>
          <w:numId w:val="26"/>
        </w:numPr>
        <w:spacing w:before="0" w:after="120"/>
        <w:contextualSpacing w:val="0"/>
        <w:rPr>
          <w:del w:id="139" w:author="Oudyk, Mike" w:date="2024-02-12T10:02:00Z"/>
          <w:rFonts w:ascii="Univers for KPMG" w:hAnsi="Univers for KPMG" w:cs="Arial"/>
          <w:sz w:val="20"/>
          <w:szCs w:val="20"/>
        </w:rPr>
      </w:pPr>
      <w:del w:id="140" w:author="Oudyk, Mike" w:date="2024-02-12T10:02:00Z">
        <w:r w:rsidRPr="00767D50" w:rsidDel="00C773C3">
          <w:rPr>
            <w:rFonts w:ascii="Univers for KPMG" w:hAnsi="Univers for KPMG" w:cs="Arial"/>
            <w:sz w:val="20"/>
            <w:szCs w:val="20"/>
          </w:rPr>
          <w:delText>Understand financial magnitude of any HR-related liabilities (e.g., vacation, bonus accrual, etc.) intended to transfer to Buyer.</w:delText>
        </w:r>
      </w:del>
    </w:p>
    <w:p w14:paraId="795A0F48" w14:textId="66A3335A" w:rsidR="00042F28" w:rsidRPr="00767D50" w:rsidDel="00C773C3" w:rsidRDefault="00042F28" w:rsidP="00C92B08">
      <w:pPr>
        <w:pStyle w:val="ListNumber"/>
        <w:numPr>
          <w:ilvl w:val="1"/>
          <w:numId w:val="26"/>
        </w:numPr>
        <w:spacing w:before="0" w:after="120"/>
        <w:contextualSpacing w:val="0"/>
        <w:rPr>
          <w:del w:id="141" w:author="Oudyk, Mike" w:date="2024-02-12T10:02:00Z"/>
          <w:rFonts w:ascii="Univers for KPMG" w:hAnsi="Univers for KPMG" w:cs="Arial"/>
          <w:sz w:val="20"/>
          <w:szCs w:val="20"/>
        </w:rPr>
      </w:pPr>
      <w:del w:id="142" w:author="Oudyk, Mike" w:date="2024-02-12T10:02:00Z">
        <w:r w:rsidRPr="00767D50" w:rsidDel="00C773C3">
          <w:rPr>
            <w:rFonts w:ascii="Univers for KPMG" w:hAnsi="Univers for KPMG" w:cs="Arial"/>
            <w:sz w:val="20"/>
            <w:szCs w:val="20"/>
          </w:rPr>
          <w:delText>Understand benefit plan designs, legal entity sponsorship and participation by owners / employees in the various plans.</w:delText>
        </w:r>
      </w:del>
    </w:p>
    <w:p w14:paraId="0F093006" w14:textId="7CEA3ACF" w:rsidR="00042F28" w:rsidRPr="00767D50" w:rsidDel="00C773C3" w:rsidRDefault="00042F28" w:rsidP="00C92B08">
      <w:pPr>
        <w:pStyle w:val="ListNumber"/>
        <w:numPr>
          <w:ilvl w:val="1"/>
          <w:numId w:val="26"/>
        </w:numPr>
        <w:spacing w:before="0" w:after="120"/>
        <w:contextualSpacing w:val="0"/>
        <w:rPr>
          <w:del w:id="143" w:author="Oudyk, Mike" w:date="2024-02-12T10:02:00Z"/>
          <w:rFonts w:ascii="Univers for KPMG" w:hAnsi="Univers for KPMG" w:cs="Arial"/>
          <w:sz w:val="20"/>
          <w:szCs w:val="20"/>
        </w:rPr>
      </w:pPr>
      <w:del w:id="144" w:author="Oudyk, Mike" w:date="2024-02-12T10:02:00Z">
        <w:r w:rsidRPr="00767D50" w:rsidDel="00C773C3">
          <w:rPr>
            <w:rFonts w:ascii="Univers for KPMG" w:hAnsi="Univers for KPMG" w:cs="Arial"/>
            <w:sz w:val="20"/>
            <w:szCs w:val="20"/>
          </w:rPr>
          <w:delText>Understand fully loaded costs for owners, full-time, part-time employees considering payroll taxes, benefits, and compensation (base, equity and incentive).</w:delText>
        </w:r>
      </w:del>
    </w:p>
    <w:p w14:paraId="6E841B30" w14:textId="56E1ED51" w:rsidR="00042F28" w:rsidRPr="00767D50" w:rsidDel="00C773C3" w:rsidRDefault="00042F28" w:rsidP="00C92B08">
      <w:pPr>
        <w:pStyle w:val="ListNumber"/>
        <w:numPr>
          <w:ilvl w:val="1"/>
          <w:numId w:val="26"/>
        </w:numPr>
        <w:spacing w:before="0" w:after="120"/>
        <w:contextualSpacing w:val="0"/>
        <w:rPr>
          <w:del w:id="145" w:author="Oudyk, Mike" w:date="2024-02-12T10:02:00Z"/>
          <w:rFonts w:ascii="Univers for KPMG" w:hAnsi="Univers for KPMG" w:cs="Arial"/>
          <w:sz w:val="20"/>
          <w:szCs w:val="20"/>
        </w:rPr>
      </w:pPr>
      <w:del w:id="146" w:author="Oudyk, Mike" w:date="2024-02-12T10:02:00Z">
        <w:r w:rsidRPr="00767D50" w:rsidDel="00C773C3">
          <w:rPr>
            <w:rFonts w:ascii="Univers for KPMG" w:hAnsi="Univers for KPMG" w:cs="Arial"/>
            <w:sz w:val="20"/>
            <w:szCs w:val="20"/>
          </w:rPr>
          <w:delText>Inquire about retirement and equity plans in which owners and employees participate.</w:delText>
        </w:r>
      </w:del>
    </w:p>
    <w:p w14:paraId="5D13E570" w14:textId="7ECA43BC" w:rsidR="00042F28" w:rsidRPr="00767D50" w:rsidDel="00C773C3" w:rsidRDefault="00042F28" w:rsidP="00C92B08">
      <w:pPr>
        <w:pStyle w:val="ListNumber"/>
        <w:numPr>
          <w:ilvl w:val="0"/>
          <w:numId w:val="21"/>
        </w:numPr>
        <w:spacing w:before="0" w:after="120"/>
        <w:ind w:left="562" w:hanging="562"/>
        <w:contextualSpacing w:val="0"/>
        <w:rPr>
          <w:del w:id="147" w:author="Oudyk, Mike" w:date="2024-02-12T10:02:00Z"/>
          <w:rFonts w:ascii="Univers for KPMG" w:hAnsi="Univers for KPMG" w:cs="Arial"/>
          <w:sz w:val="20"/>
          <w:szCs w:val="20"/>
        </w:rPr>
      </w:pPr>
      <w:del w:id="148" w:author="Oudyk, Mike" w:date="2024-02-12T10:02:00Z">
        <w:r w:rsidRPr="00767D50" w:rsidDel="00C773C3">
          <w:rPr>
            <w:rFonts w:ascii="Univers for KPMG" w:hAnsi="Univers for KPMG" w:cs="Arial"/>
            <w:b/>
            <w:bCs/>
            <w:sz w:val="20"/>
            <w:szCs w:val="20"/>
          </w:rPr>
          <w:delText>Executive compensation</w:delText>
        </w:r>
      </w:del>
    </w:p>
    <w:p w14:paraId="5F55F432" w14:textId="3B02D87E" w:rsidR="00042F28" w:rsidRPr="00767D50" w:rsidDel="00C773C3" w:rsidRDefault="00042F28" w:rsidP="00C92B08">
      <w:pPr>
        <w:pStyle w:val="ListNumber"/>
        <w:numPr>
          <w:ilvl w:val="1"/>
          <w:numId w:val="26"/>
        </w:numPr>
        <w:spacing w:before="0" w:after="120"/>
        <w:contextualSpacing w:val="0"/>
        <w:rPr>
          <w:del w:id="149" w:author="Oudyk, Mike" w:date="2024-02-12T10:02:00Z"/>
          <w:rFonts w:ascii="Univers for KPMG" w:hAnsi="Univers for KPMG" w:cs="Arial"/>
          <w:sz w:val="20"/>
          <w:szCs w:val="20"/>
        </w:rPr>
      </w:pPr>
      <w:del w:id="150" w:author="Oudyk, Mike" w:date="2024-02-12T10:02:00Z">
        <w:r w:rsidRPr="00767D50" w:rsidDel="00C773C3">
          <w:rPr>
            <w:rFonts w:ascii="Univers for KPMG" w:hAnsi="Univers for KPMG" w:cs="Arial"/>
            <w:sz w:val="20"/>
            <w:szCs w:val="20"/>
          </w:rPr>
          <w:delText>Read documents relating to employment, transaction/retention, CIC-related agreements, performance bonuses, golden parachutes, deferred compensation, equity-based compensation, and nonqualified arrangements and comment on contractual transaction related obligations, and retention issues that may be triggered due to the transaction to the extent identified.</w:delText>
        </w:r>
      </w:del>
    </w:p>
    <w:p w14:paraId="7F85FB53" w14:textId="3BC91849" w:rsidR="00042F28" w:rsidRPr="00767D50" w:rsidDel="00C773C3" w:rsidRDefault="00042F28" w:rsidP="00C92B08">
      <w:pPr>
        <w:pStyle w:val="ListNumber"/>
        <w:numPr>
          <w:ilvl w:val="1"/>
          <w:numId w:val="26"/>
        </w:numPr>
        <w:spacing w:before="0" w:after="120"/>
        <w:contextualSpacing w:val="0"/>
        <w:rPr>
          <w:del w:id="151" w:author="Oudyk, Mike" w:date="2024-02-12T10:02:00Z"/>
          <w:rFonts w:ascii="Univers for KPMG" w:hAnsi="Univers for KPMG" w:cs="Arial"/>
          <w:sz w:val="20"/>
          <w:szCs w:val="20"/>
        </w:rPr>
      </w:pPr>
      <w:del w:id="152" w:author="Oudyk, Mike" w:date="2024-02-12T10:02:00Z">
        <w:r w:rsidRPr="00767D50" w:rsidDel="00C773C3">
          <w:rPr>
            <w:rFonts w:ascii="Univers for KPMG" w:hAnsi="Univers for KPMG" w:cs="Arial"/>
            <w:sz w:val="20"/>
            <w:szCs w:val="20"/>
          </w:rPr>
          <w:delText>Comment on historical annual fair value of equity-based programs in aggregate for each of the last 3-5 years – split by owners, management (or those expected to receive equity) and all others, if available, for planning / replacement purposes.</w:delText>
        </w:r>
      </w:del>
    </w:p>
    <w:p w14:paraId="5207A533" w14:textId="1456C1B6" w:rsidR="00042F28" w:rsidRPr="00767D50" w:rsidDel="00C773C3" w:rsidRDefault="00042F28" w:rsidP="00C92B08">
      <w:pPr>
        <w:pStyle w:val="ListNumber"/>
        <w:numPr>
          <w:ilvl w:val="1"/>
          <w:numId w:val="26"/>
        </w:numPr>
        <w:spacing w:before="0" w:after="120"/>
        <w:contextualSpacing w:val="0"/>
        <w:rPr>
          <w:del w:id="153" w:author="Oudyk, Mike" w:date="2024-02-12T10:02:00Z"/>
          <w:rFonts w:ascii="Univers for KPMG" w:hAnsi="Univers for KPMG" w:cs="Arial"/>
          <w:sz w:val="20"/>
          <w:szCs w:val="20"/>
        </w:rPr>
      </w:pPr>
      <w:del w:id="154" w:author="Oudyk, Mike" w:date="2024-02-12T10:02:00Z">
        <w:r w:rsidRPr="00767D50" w:rsidDel="00C773C3">
          <w:rPr>
            <w:rFonts w:ascii="Univers for KPMG" w:hAnsi="Univers for KPMG" w:cs="Arial"/>
            <w:sz w:val="20"/>
            <w:szCs w:val="20"/>
          </w:rPr>
          <w:delText>Obtain support for total intrinsic value of outstanding equity-based compensation (including number of shares granted and historically reported values), before potential tax deduction limitations.</w:delText>
        </w:r>
      </w:del>
    </w:p>
    <w:p w14:paraId="0A596DB9" w14:textId="6E1975C8" w:rsidR="00042F28" w:rsidRPr="00767D50" w:rsidDel="00C773C3" w:rsidRDefault="00042F28" w:rsidP="00C92B08">
      <w:pPr>
        <w:pStyle w:val="ListNumber"/>
        <w:numPr>
          <w:ilvl w:val="0"/>
          <w:numId w:val="21"/>
        </w:numPr>
        <w:spacing w:before="0" w:after="120"/>
        <w:ind w:left="562" w:hanging="562"/>
        <w:contextualSpacing w:val="0"/>
        <w:rPr>
          <w:del w:id="155" w:author="Oudyk, Mike" w:date="2024-02-12T10:02:00Z"/>
          <w:rFonts w:ascii="Univers for KPMG" w:hAnsi="Univers for KPMG" w:cs="Arial"/>
          <w:b/>
          <w:bCs/>
          <w:sz w:val="20"/>
          <w:szCs w:val="20"/>
        </w:rPr>
      </w:pPr>
      <w:del w:id="156" w:author="Oudyk, Mike" w:date="2024-02-12T10:02:00Z">
        <w:r w:rsidRPr="00767D50" w:rsidDel="00C773C3">
          <w:rPr>
            <w:rFonts w:ascii="Univers for KPMG" w:hAnsi="Univers for KPMG" w:cs="Arial"/>
            <w:b/>
            <w:bCs/>
            <w:sz w:val="20"/>
            <w:szCs w:val="20"/>
          </w:rPr>
          <w:delText>HR operating model</w:delText>
        </w:r>
      </w:del>
    </w:p>
    <w:p w14:paraId="23D2FDAB" w14:textId="6006A08D" w:rsidR="00042F28" w:rsidRPr="00767D50" w:rsidDel="00C773C3" w:rsidRDefault="00042F28" w:rsidP="00C92B08">
      <w:pPr>
        <w:pStyle w:val="ListNumber"/>
        <w:numPr>
          <w:ilvl w:val="1"/>
          <w:numId w:val="26"/>
        </w:numPr>
        <w:spacing w:before="0" w:after="120"/>
        <w:contextualSpacing w:val="0"/>
        <w:rPr>
          <w:del w:id="157" w:author="Oudyk, Mike" w:date="2024-02-12T10:02:00Z"/>
          <w:rFonts w:ascii="Univers for KPMG" w:hAnsi="Univers for KPMG" w:cs="Arial"/>
          <w:sz w:val="20"/>
          <w:szCs w:val="20"/>
        </w:rPr>
      </w:pPr>
      <w:del w:id="158" w:author="Oudyk, Mike" w:date="2024-02-12T10:02:00Z">
        <w:r w:rsidRPr="00767D50" w:rsidDel="00C773C3">
          <w:rPr>
            <w:rFonts w:ascii="Univers for KPMG" w:hAnsi="Univers for KPMG" w:cs="Arial"/>
            <w:sz w:val="20"/>
            <w:szCs w:val="20"/>
          </w:rPr>
          <w:delText>Comment on the HR and Payroll infrastructure and services in place across the business.</w:delText>
        </w:r>
      </w:del>
    </w:p>
    <w:p w14:paraId="705A4A15" w14:textId="3AF5936E" w:rsidR="00042F28" w:rsidRPr="00767D50" w:rsidDel="00C773C3" w:rsidRDefault="00042F28" w:rsidP="00C92B08">
      <w:pPr>
        <w:pStyle w:val="ListNumber"/>
        <w:numPr>
          <w:ilvl w:val="1"/>
          <w:numId w:val="26"/>
        </w:numPr>
        <w:spacing w:before="0" w:after="120"/>
        <w:contextualSpacing w:val="0"/>
        <w:rPr>
          <w:del w:id="159" w:author="Oudyk, Mike" w:date="2024-02-12T10:02:00Z"/>
          <w:rFonts w:ascii="Univers for KPMG" w:hAnsi="Univers for KPMG" w:cs="Arial"/>
          <w:sz w:val="20"/>
          <w:szCs w:val="20"/>
        </w:rPr>
      </w:pPr>
      <w:del w:id="160" w:author="Oudyk, Mike" w:date="2024-02-12T10:02:00Z">
        <w:r w:rsidRPr="00767D50" w:rsidDel="00C773C3">
          <w:rPr>
            <w:rFonts w:ascii="Univers for KPMG" w:eastAsiaTheme="minorEastAsia" w:hAnsi="Univers for KPMG" w:cs="Arial"/>
            <w:sz w:val="20"/>
            <w:szCs w:val="20"/>
          </w:rPr>
          <w:delText xml:space="preserve">Determine the type of HR services performed by the client in house and which services </w:delText>
        </w:r>
        <w:r w:rsidRPr="00767D50" w:rsidDel="00C773C3">
          <w:rPr>
            <w:rFonts w:ascii="Univers for KPMG" w:hAnsi="Univers for KPMG" w:cs="Arial"/>
            <w:sz w:val="20"/>
            <w:szCs w:val="20"/>
          </w:rPr>
          <w:delText>are outsourced.</w:delText>
        </w:r>
      </w:del>
    </w:p>
    <w:p w14:paraId="52D8F3F9" w14:textId="135326F6" w:rsidR="00042F28" w:rsidRPr="00767D50" w:rsidDel="00C773C3" w:rsidRDefault="00042F28" w:rsidP="00C92B08">
      <w:pPr>
        <w:pStyle w:val="ListNumber"/>
        <w:numPr>
          <w:ilvl w:val="1"/>
          <w:numId w:val="26"/>
        </w:numPr>
        <w:spacing w:before="0" w:after="120"/>
        <w:contextualSpacing w:val="0"/>
        <w:rPr>
          <w:del w:id="161" w:author="Oudyk, Mike" w:date="2024-02-12T10:02:00Z"/>
          <w:rFonts w:ascii="Univers for KPMG" w:hAnsi="Univers for KPMG" w:cs="Arial"/>
          <w:sz w:val="20"/>
          <w:szCs w:val="20"/>
        </w:rPr>
      </w:pPr>
      <w:del w:id="162" w:author="Oudyk, Mike" w:date="2024-02-12T10:02:00Z">
        <w:r w:rsidRPr="00767D50" w:rsidDel="00C773C3">
          <w:rPr>
            <w:rFonts w:ascii="Univers for KPMG" w:hAnsi="Univers for KPMG" w:cs="Arial"/>
            <w:sz w:val="20"/>
            <w:szCs w:val="20"/>
          </w:rPr>
          <w:delText>Understand the Human Resources IT systems in use and how they apply to the HR operating model.</w:delText>
        </w:r>
      </w:del>
    </w:p>
    <w:p w14:paraId="68148A78" w14:textId="40A0593F" w:rsidR="00042F28" w:rsidRPr="00767D50" w:rsidDel="00C773C3" w:rsidRDefault="00042F28" w:rsidP="00C92B08">
      <w:pPr>
        <w:pStyle w:val="ListNumber"/>
        <w:numPr>
          <w:ilvl w:val="0"/>
          <w:numId w:val="21"/>
        </w:numPr>
        <w:spacing w:before="0" w:after="120"/>
        <w:ind w:left="562" w:hanging="562"/>
        <w:contextualSpacing w:val="0"/>
        <w:rPr>
          <w:del w:id="163" w:author="Oudyk, Mike" w:date="2024-02-12T10:02:00Z"/>
          <w:rFonts w:ascii="Univers for KPMG" w:hAnsi="Univers for KPMG" w:cs="Arial"/>
          <w:b/>
          <w:bCs/>
          <w:sz w:val="20"/>
          <w:szCs w:val="20"/>
        </w:rPr>
      </w:pPr>
      <w:del w:id="164" w:author="Oudyk, Mike" w:date="2024-02-12T10:02:00Z">
        <w:r w:rsidRPr="00767D50" w:rsidDel="00C773C3">
          <w:rPr>
            <w:rFonts w:ascii="Univers for KPMG" w:hAnsi="Univers for KPMG" w:cs="Arial"/>
            <w:b/>
            <w:bCs/>
            <w:sz w:val="20"/>
            <w:szCs w:val="20"/>
          </w:rPr>
          <w:delText>Employee and labour relations</w:delText>
        </w:r>
      </w:del>
    </w:p>
    <w:p w14:paraId="771116D3" w14:textId="116D47F8" w:rsidR="00042F28" w:rsidRPr="00767D50" w:rsidDel="00C773C3" w:rsidRDefault="00042F28" w:rsidP="00C92B08">
      <w:pPr>
        <w:pStyle w:val="ListNumber"/>
        <w:numPr>
          <w:ilvl w:val="1"/>
          <w:numId w:val="26"/>
        </w:numPr>
        <w:spacing w:before="0" w:after="120"/>
        <w:contextualSpacing w:val="0"/>
        <w:rPr>
          <w:del w:id="165" w:author="Oudyk, Mike" w:date="2024-02-12T10:02:00Z"/>
          <w:rFonts w:ascii="Univers for KPMG" w:hAnsi="Univers for KPMG" w:cs="Arial"/>
          <w:sz w:val="20"/>
          <w:szCs w:val="20"/>
        </w:rPr>
      </w:pPr>
      <w:del w:id="166" w:author="Oudyk, Mike" w:date="2024-02-12T10:02:00Z">
        <w:r w:rsidRPr="00767D50" w:rsidDel="00C773C3">
          <w:rPr>
            <w:rFonts w:ascii="Univers for KPMG" w:hAnsi="Univers for KPMG" w:cs="Arial"/>
            <w:sz w:val="20"/>
            <w:szCs w:val="20"/>
          </w:rPr>
          <w:delText>Workforce data review including existing employment contracts, policies and procedures.</w:delText>
        </w:r>
      </w:del>
    </w:p>
    <w:p w14:paraId="65A598CE" w14:textId="3B6D765F" w:rsidR="00042F28" w:rsidRPr="00767D50" w:rsidDel="00C773C3" w:rsidRDefault="00042F28" w:rsidP="00C92B08">
      <w:pPr>
        <w:pStyle w:val="ListNumber"/>
        <w:numPr>
          <w:ilvl w:val="1"/>
          <w:numId w:val="26"/>
        </w:numPr>
        <w:spacing w:before="0" w:after="120"/>
        <w:contextualSpacing w:val="0"/>
        <w:rPr>
          <w:del w:id="167" w:author="Oudyk, Mike" w:date="2024-02-12T10:02:00Z"/>
          <w:rFonts w:ascii="Univers for KPMG" w:hAnsi="Univers for KPMG" w:cs="Arial"/>
          <w:sz w:val="20"/>
          <w:szCs w:val="20"/>
        </w:rPr>
      </w:pPr>
      <w:del w:id="168" w:author="Oudyk, Mike" w:date="2024-02-12T10:02:00Z">
        <w:r w:rsidRPr="00767D50" w:rsidDel="00C773C3">
          <w:rPr>
            <w:rFonts w:ascii="Univers for KPMG" w:hAnsi="Univers for KPMG" w:cs="Arial"/>
            <w:sz w:val="20"/>
            <w:szCs w:val="20"/>
          </w:rPr>
          <w:delText xml:space="preserve">Understand jurisdictional footprint and labour relations landscape.  </w:delText>
        </w:r>
      </w:del>
    </w:p>
    <w:p w14:paraId="1CE4164B" w14:textId="7B229F6D" w:rsidR="00042F28" w:rsidRPr="00767D50" w:rsidDel="00C773C3" w:rsidRDefault="00042F28" w:rsidP="00C92B08">
      <w:pPr>
        <w:pStyle w:val="ListNumber"/>
        <w:numPr>
          <w:ilvl w:val="1"/>
          <w:numId w:val="26"/>
        </w:numPr>
        <w:spacing w:before="0" w:after="120"/>
        <w:contextualSpacing w:val="0"/>
        <w:rPr>
          <w:del w:id="169" w:author="Oudyk, Mike" w:date="2024-02-12T10:02:00Z"/>
          <w:rFonts w:ascii="Univers for KPMG" w:hAnsi="Univers for KPMG" w:cs="Arial"/>
          <w:sz w:val="20"/>
          <w:szCs w:val="20"/>
        </w:rPr>
      </w:pPr>
      <w:del w:id="170" w:author="Oudyk, Mike" w:date="2024-02-12T10:02:00Z">
        <w:r w:rsidRPr="00767D50" w:rsidDel="00C773C3">
          <w:rPr>
            <w:rFonts w:ascii="Univers for KPMG" w:hAnsi="Univers for KPMG" w:cs="Arial"/>
            <w:sz w:val="20"/>
            <w:szCs w:val="20"/>
          </w:rPr>
          <w:delText>Comment on any collective agreements for relevant Target sites, including role of the union, membership details and challenges experienced.</w:delText>
        </w:r>
      </w:del>
    </w:p>
    <w:p w14:paraId="7537ED98" w14:textId="7B8253BD" w:rsidR="00042F28" w:rsidRPr="00767D50" w:rsidDel="00C773C3" w:rsidRDefault="00042F28" w:rsidP="00C92B08">
      <w:pPr>
        <w:pStyle w:val="ListNumber"/>
        <w:numPr>
          <w:ilvl w:val="1"/>
          <w:numId w:val="26"/>
        </w:numPr>
        <w:spacing w:before="0" w:after="120"/>
        <w:contextualSpacing w:val="0"/>
        <w:rPr>
          <w:del w:id="171" w:author="Oudyk, Mike" w:date="2024-02-12T10:02:00Z"/>
          <w:rFonts w:ascii="Univers for KPMG" w:hAnsi="Univers for KPMG" w:cs="Arial"/>
          <w:sz w:val="20"/>
          <w:szCs w:val="20"/>
        </w:rPr>
      </w:pPr>
      <w:del w:id="172" w:author="Oudyk, Mike" w:date="2024-02-12T10:02:00Z">
        <w:r w:rsidRPr="00767D50" w:rsidDel="00C773C3">
          <w:rPr>
            <w:rFonts w:ascii="Univers for KPMG" w:hAnsi="Univers for KPMG" w:cs="Arial"/>
            <w:sz w:val="20"/>
            <w:szCs w:val="20"/>
          </w:rPr>
          <w:delText>Inquire about current and historical labor relations issues and outstanding labor disputes.</w:delText>
        </w:r>
      </w:del>
    </w:p>
    <w:p w14:paraId="7DA2E2D1" w14:textId="38CBC6E6" w:rsidR="00042F28" w:rsidRPr="00767D50" w:rsidDel="00C773C3" w:rsidRDefault="00042F28" w:rsidP="00C92B08">
      <w:pPr>
        <w:pStyle w:val="ListNumber"/>
        <w:numPr>
          <w:ilvl w:val="0"/>
          <w:numId w:val="21"/>
        </w:numPr>
        <w:spacing w:before="0" w:after="80"/>
        <w:contextualSpacing w:val="0"/>
        <w:rPr>
          <w:del w:id="173" w:author="Oudyk, Mike" w:date="2024-02-12T10:02:00Z"/>
          <w:rFonts w:ascii="Univers for KPMG" w:hAnsi="Univers for KPMG" w:cs="Arial"/>
          <w:b/>
          <w:bCs/>
          <w:color w:val="FF0000"/>
          <w:sz w:val="20"/>
          <w:szCs w:val="20"/>
        </w:rPr>
      </w:pPr>
      <w:del w:id="174" w:author="Oudyk, Mike" w:date="2024-02-12T10:02:00Z">
        <w:r w:rsidRPr="00767D50" w:rsidDel="00C773C3">
          <w:rPr>
            <w:rFonts w:ascii="Univers for KPMG" w:hAnsi="Univers for KPMG" w:cs="Arial"/>
            <w:b/>
            <w:bCs/>
            <w:color w:val="000000" w:themeColor="text1"/>
            <w:sz w:val="20"/>
            <w:szCs w:val="20"/>
          </w:rPr>
          <w:delText>HR compliance considerations</w:delText>
        </w:r>
      </w:del>
    </w:p>
    <w:p w14:paraId="6CE45CD7" w14:textId="423191E0" w:rsidR="00042F28" w:rsidRPr="00767D50" w:rsidDel="00C773C3" w:rsidRDefault="00042F28" w:rsidP="00C92B08">
      <w:pPr>
        <w:pStyle w:val="ListNumber"/>
        <w:numPr>
          <w:ilvl w:val="1"/>
          <w:numId w:val="26"/>
        </w:numPr>
        <w:spacing w:before="0" w:after="120"/>
        <w:contextualSpacing w:val="0"/>
        <w:rPr>
          <w:del w:id="175" w:author="Oudyk, Mike" w:date="2024-02-12T10:02:00Z"/>
          <w:rFonts w:ascii="Univers for KPMG" w:hAnsi="Univers for KPMG" w:cs="Arial"/>
          <w:sz w:val="20"/>
          <w:szCs w:val="20"/>
        </w:rPr>
      </w:pPr>
      <w:del w:id="176" w:author="Oudyk, Mike" w:date="2024-02-12T10:02:00Z">
        <w:r w:rsidRPr="00767D50" w:rsidDel="00C773C3">
          <w:rPr>
            <w:rFonts w:ascii="Univers for KPMG" w:hAnsi="Univers for KPMG" w:cs="Arial"/>
            <w:sz w:val="20"/>
            <w:szCs w:val="20"/>
          </w:rPr>
          <w:delText>Inquire about information and consultation requirements and comment on potential transaction risks identified.</w:delText>
        </w:r>
      </w:del>
    </w:p>
    <w:p w14:paraId="0FCA9A1F" w14:textId="205DA668" w:rsidR="00042F28" w:rsidRPr="00767D50" w:rsidDel="00C773C3" w:rsidRDefault="00042F28" w:rsidP="00C92B08">
      <w:pPr>
        <w:pStyle w:val="ListNumber"/>
        <w:numPr>
          <w:ilvl w:val="1"/>
          <w:numId w:val="26"/>
        </w:numPr>
        <w:spacing w:before="0" w:after="120"/>
        <w:contextualSpacing w:val="0"/>
        <w:rPr>
          <w:del w:id="177" w:author="Oudyk, Mike" w:date="2024-02-12T10:02:00Z"/>
          <w:rFonts w:ascii="Univers for KPMG" w:hAnsi="Univers for KPMG" w:cs="Arial"/>
          <w:sz w:val="20"/>
          <w:szCs w:val="20"/>
        </w:rPr>
      </w:pPr>
      <w:del w:id="178" w:author="Oudyk, Mike" w:date="2024-02-12T10:02:00Z">
        <w:r w:rsidRPr="00767D50" w:rsidDel="00C773C3">
          <w:rPr>
            <w:rFonts w:ascii="Univers for KPMG" w:hAnsi="Univers for KPMG" w:cs="Arial"/>
            <w:sz w:val="20"/>
            <w:szCs w:val="20"/>
          </w:rPr>
          <w:delText xml:space="preserve">Provide preliminary comments on the Target's HR policies and practices regarding common issues including overtime management, maintenance of employment contracts, grant of statutory annual leave, and use of causal labors.  </w:delText>
        </w:r>
      </w:del>
    </w:p>
    <w:p w14:paraId="6A874E08" w14:textId="1053B91D" w:rsidR="00042F28" w:rsidRPr="00767D50" w:rsidDel="00C773C3" w:rsidRDefault="00042F28" w:rsidP="00C92B08">
      <w:pPr>
        <w:pStyle w:val="ListNumber"/>
        <w:numPr>
          <w:ilvl w:val="1"/>
          <w:numId w:val="26"/>
        </w:numPr>
        <w:spacing w:before="0" w:after="120"/>
        <w:contextualSpacing w:val="0"/>
        <w:rPr>
          <w:del w:id="179" w:author="Oudyk, Mike" w:date="2024-02-12T10:02:00Z"/>
          <w:rFonts w:ascii="Univers for KPMG" w:hAnsi="Univers for KPMG" w:cs="Arial"/>
          <w:sz w:val="20"/>
          <w:szCs w:val="20"/>
        </w:rPr>
      </w:pPr>
      <w:del w:id="180" w:author="Oudyk, Mike" w:date="2024-02-12T10:02:00Z">
        <w:r w:rsidRPr="00767D50" w:rsidDel="00C773C3">
          <w:rPr>
            <w:rFonts w:ascii="Univers for KPMG" w:hAnsi="Univers for KPMG" w:cs="Arial"/>
            <w:sz w:val="20"/>
            <w:szCs w:val="20"/>
          </w:rPr>
          <w:delText>Inquire about the severance arrangements and policies in place.</w:delText>
        </w:r>
      </w:del>
    </w:p>
    <w:p w14:paraId="63C980A4" w14:textId="22DBC4CB" w:rsidR="00042F28" w:rsidRPr="00767D50" w:rsidDel="00C773C3" w:rsidRDefault="00042F28" w:rsidP="00C92B08">
      <w:pPr>
        <w:pStyle w:val="ListNumber"/>
        <w:numPr>
          <w:ilvl w:val="0"/>
          <w:numId w:val="21"/>
        </w:numPr>
        <w:spacing w:before="0" w:after="120"/>
        <w:ind w:left="562" w:hanging="562"/>
        <w:contextualSpacing w:val="0"/>
        <w:rPr>
          <w:del w:id="181" w:author="Oudyk, Mike" w:date="2024-02-12T10:02:00Z"/>
          <w:rFonts w:ascii="Univers for KPMG" w:hAnsi="Univers for KPMG" w:cs="Arial"/>
          <w:sz w:val="20"/>
          <w:szCs w:val="20"/>
        </w:rPr>
      </w:pPr>
      <w:del w:id="182" w:author="Oudyk, Mike" w:date="2024-02-12T10:02:00Z">
        <w:r w:rsidRPr="00767D50" w:rsidDel="00C773C3">
          <w:rPr>
            <w:rFonts w:ascii="Univers for KPMG" w:hAnsi="Univers for KPMG" w:cs="Arial"/>
            <w:b/>
            <w:bCs/>
            <w:sz w:val="20"/>
            <w:szCs w:val="20"/>
          </w:rPr>
          <w:lastRenderedPageBreak/>
          <w:delText>Retention</w:delText>
        </w:r>
      </w:del>
    </w:p>
    <w:p w14:paraId="4458F775" w14:textId="5F9BDD95" w:rsidR="00042F28" w:rsidRPr="00767D50" w:rsidDel="00C773C3" w:rsidRDefault="00042F28" w:rsidP="00C92B08">
      <w:pPr>
        <w:pStyle w:val="ListNumber"/>
        <w:numPr>
          <w:ilvl w:val="1"/>
          <w:numId w:val="26"/>
        </w:numPr>
        <w:spacing w:before="0" w:after="120"/>
        <w:contextualSpacing w:val="0"/>
        <w:rPr>
          <w:del w:id="183" w:author="Oudyk, Mike" w:date="2024-02-12T10:02:00Z"/>
          <w:rFonts w:ascii="Univers for KPMG" w:hAnsi="Univers for KPMG" w:cs="Arial"/>
          <w:sz w:val="20"/>
          <w:szCs w:val="20"/>
        </w:rPr>
      </w:pPr>
      <w:del w:id="184" w:author="Oudyk, Mike" w:date="2024-02-12T10:02:00Z">
        <w:r w:rsidRPr="00767D50" w:rsidDel="00C773C3">
          <w:rPr>
            <w:rFonts w:ascii="Univers for KPMG" w:hAnsi="Univers for KPMG" w:cs="Arial"/>
            <w:sz w:val="20"/>
            <w:szCs w:val="20"/>
          </w:rPr>
          <w:delText>Inquire about and comment on the talent acquisition and learning &amp; development and performance management practices in place to attract and retain talent at all levels.</w:delText>
        </w:r>
      </w:del>
    </w:p>
    <w:p w14:paraId="241A2237" w14:textId="49CE4451" w:rsidR="00042F28" w:rsidRPr="00767D50" w:rsidDel="00C773C3" w:rsidRDefault="00042F28" w:rsidP="00C92B08">
      <w:pPr>
        <w:pStyle w:val="ListNumber"/>
        <w:numPr>
          <w:ilvl w:val="1"/>
          <w:numId w:val="26"/>
        </w:numPr>
        <w:spacing w:before="0" w:after="120"/>
        <w:contextualSpacing w:val="0"/>
        <w:rPr>
          <w:del w:id="185" w:author="Oudyk, Mike" w:date="2024-02-12T10:02:00Z"/>
          <w:rFonts w:ascii="Univers for KPMG" w:hAnsi="Univers for KPMG" w:cs="Arial"/>
          <w:sz w:val="20"/>
          <w:szCs w:val="20"/>
        </w:rPr>
      </w:pPr>
      <w:del w:id="186" w:author="Oudyk, Mike" w:date="2024-02-12T10:02:00Z">
        <w:r w:rsidRPr="00767D50" w:rsidDel="00C773C3">
          <w:rPr>
            <w:rFonts w:ascii="Univers for KPMG" w:hAnsi="Univers for KPMG" w:cs="Arial"/>
            <w:sz w:val="20"/>
            <w:szCs w:val="20"/>
          </w:rPr>
          <w:delText xml:space="preserve">Inquire about retention plans in place to retain critical individuals and critical vacant roles including mitigating actions, to identify any issues post close. </w:delText>
        </w:r>
      </w:del>
    </w:p>
    <w:p w14:paraId="199F623D" w14:textId="1D9E895F" w:rsidR="00042F28" w:rsidRPr="00767D50" w:rsidDel="00C773C3" w:rsidRDefault="00042F28" w:rsidP="00C92B08">
      <w:pPr>
        <w:pStyle w:val="ListNumber"/>
        <w:numPr>
          <w:ilvl w:val="1"/>
          <w:numId w:val="26"/>
        </w:numPr>
        <w:spacing w:before="0" w:after="120"/>
        <w:contextualSpacing w:val="0"/>
        <w:rPr>
          <w:del w:id="187" w:author="Oudyk, Mike" w:date="2024-02-12T10:02:00Z"/>
          <w:rFonts w:ascii="Univers for KPMG" w:hAnsi="Univers for KPMG" w:cs="Arial"/>
          <w:sz w:val="20"/>
          <w:szCs w:val="20"/>
        </w:rPr>
      </w:pPr>
      <w:del w:id="188" w:author="Oudyk, Mike" w:date="2024-02-12T10:02:00Z">
        <w:r w:rsidRPr="00767D50" w:rsidDel="00C773C3">
          <w:rPr>
            <w:rFonts w:ascii="Univers for KPMG" w:hAnsi="Univers for KPMG" w:cs="Arial"/>
            <w:sz w:val="20"/>
            <w:szCs w:val="20"/>
          </w:rPr>
          <w:delText>Inquire about building the talent pipeline aligned to Diversity &amp; Inclusion metrics e.g. gender, race etc.</w:delText>
        </w:r>
      </w:del>
    </w:p>
    <w:p w14:paraId="128871DD" w14:textId="6608CB3D" w:rsidR="00042F28" w:rsidRPr="00767D50" w:rsidDel="00C773C3" w:rsidRDefault="00042F28" w:rsidP="00042F28">
      <w:pPr>
        <w:pStyle w:val="ListNumber"/>
        <w:numPr>
          <w:ilvl w:val="0"/>
          <w:numId w:val="0"/>
        </w:numPr>
        <w:spacing w:before="0" w:after="120"/>
        <w:ind w:left="567" w:hanging="567"/>
        <w:contextualSpacing w:val="0"/>
        <w:rPr>
          <w:del w:id="189" w:author="Oudyk, Mike" w:date="2024-02-12T10:02:00Z"/>
          <w:rFonts w:ascii="Univers for KPMG" w:hAnsi="Univers for KPMG" w:cs="Arial"/>
          <w:i/>
          <w:iCs/>
          <w:sz w:val="20"/>
          <w:szCs w:val="20"/>
        </w:rPr>
      </w:pPr>
    </w:p>
    <w:p w14:paraId="1784EB80" w14:textId="49BD4A0C" w:rsidR="00042F28" w:rsidRPr="00767D50" w:rsidDel="00C773C3" w:rsidRDefault="00042F28" w:rsidP="00042F28">
      <w:pPr>
        <w:pStyle w:val="ListNumber"/>
        <w:numPr>
          <w:ilvl w:val="0"/>
          <w:numId w:val="0"/>
        </w:numPr>
        <w:spacing w:before="0" w:after="120"/>
        <w:ind w:left="567" w:hanging="567"/>
        <w:contextualSpacing w:val="0"/>
        <w:rPr>
          <w:del w:id="190" w:author="Oudyk, Mike" w:date="2024-02-12T10:02:00Z"/>
          <w:rFonts w:ascii="Univers for KPMG" w:hAnsi="Univers for KPMG" w:cs="Arial"/>
          <w:i/>
          <w:iCs/>
          <w:sz w:val="20"/>
          <w:szCs w:val="20"/>
        </w:rPr>
      </w:pPr>
      <w:del w:id="191" w:author="Oudyk, Mike" w:date="2024-02-12T10:02:00Z">
        <w:r w:rsidRPr="00767D50" w:rsidDel="00C773C3">
          <w:rPr>
            <w:rFonts w:ascii="Univers for KPMG" w:hAnsi="Univers for KPMG" w:cs="Arial"/>
            <w:i/>
            <w:iCs/>
            <w:sz w:val="20"/>
            <w:szCs w:val="20"/>
          </w:rPr>
          <w:delText xml:space="preserve">Note that KPMG does not interpret or provide legal advice.  </w:delText>
        </w:r>
      </w:del>
    </w:p>
    <w:p w14:paraId="09881ED6" w14:textId="3379E43A" w:rsidR="003C235A" w:rsidRPr="00CC7DAE" w:rsidRDefault="00C773C3" w:rsidP="0018795F">
      <w:pPr>
        <w:widowControl/>
        <w:tabs>
          <w:tab w:val="left" w:pos="450"/>
        </w:tabs>
        <w:overflowPunct w:val="0"/>
        <w:adjustRightInd w:val="0"/>
        <w:spacing w:line="260" w:lineRule="atLeast"/>
        <w:jc w:val="both"/>
        <w:textAlignment w:val="baseline"/>
        <w:rPr>
          <w:rFonts w:ascii="Univers for KPMG" w:hAnsi="Univers for KPMG"/>
          <w:b/>
          <w:sz w:val="20"/>
          <w:szCs w:val="20"/>
          <w:u w:val="single"/>
        </w:rPr>
      </w:pPr>
      <w:ins w:id="192" w:author="Oudyk, Mike" w:date="2024-02-12T10:04:00Z">
        <w:r>
          <w:rPr>
            <w:rFonts w:ascii="Univers for KPMG" w:hAnsi="Univers for KPMG"/>
            <w:b/>
            <w:sz w:val="20"/>
            <w:szCs w:val="20"/>
            <w:u w:val="single"/>
          </w:rPr>
          <w:t>C</w:t>
        </w:r>
      </w:ins>
      <w:del w:id="193" w:author="Oudyk, Mike" w:date="2024-02-12T10:04:00Z">
        <w:r w:rsidR="00C92B08" w:rsidRPr="00CC7DAE" w:rsidDel="00C773C3">
          <w:rPr>
            <w:rFonts w:ascii="Univers for KPMG" w:hAnsi="Univers for KPMG"/>
            <w:b/>
            <w:sz w:val="20"/>
            <w:szCs w:val="20"/>
            <w:u w:val="single"/>
          </w:rPr>
          <w:delText>D</w:delText>
        </w:r>
      </w:del>
      <w:r w:rsidR="00C92B08" w:rsidRPr="00CC7DAE">
        <w:rPr>
          <w:rFonts w:ascii="Univers for KPMG" w:hAnsi="Univers for KPMG"/>
          <w:b/>
          <w:sz w:val="20"/>
          <w:szCs w:val="20"/>
          <w:u w:val="single"/>
        </w:rPr>
        <w:t>. US Tax Due Diligence (optional)</w:t>
      </w:r>
    </w:p>
    <w:p w14:paraId="05D15581" w14:textId="77777777" w:rsidR="00CC7DAE" w:rsidRPr="00CC7DAE" w:rsidRDefault="00CC7DAE" w:rsidP="00CC7DAE">
      <w:pPr>
        <w:rPr>
          <w:rFonts w:ascii="Univers for KPMG" w:hAnsi="Univers for KPMG"/>
          <w:bCs/>
          <w:sz w:val="20"/>
          <w:szCs w:val="20"/>
        </w:rPr>
      </w:pPr>
      <w:r w:rsidRPr="00CC7DAE">
        <w:rPr>
          <w:rFonts w:ascii="Univers for KPMG" w:hAnsi="Univers for KPMG"/>
          <w:bCs/>
          <w:sz w:val="20"/>
          <w:szCs w:val="20"/>
        </w:rPr>
        <w:t xml:space="preserve">Inquire regarding the US Federal and state and local income tax implications of the US royalty arrangement, including the US federal non-resident withholding implications and state and local income tax impacts on the target entities. </w:t>
      </w:r>
    </w:p>
    <w:p w14:paraId="48C023CA" w14:textId="77777777" w:rsidR="00CC7DAE" w:rsidRPr="00C92B08" w:rsidRDefault="00CC7DAE" w:rsidP="0018795F">
      <w:pPr>
        <w:widowControl/>
        <w:tabs>
          <w:tab w:val="left" w:pos="450"/>
        </w:tabs>
        <w:overflowPunct w:val="0"/>
        <w:adjustRightInd w:val="0"/>
        <w:spacing w:line="260" w:lineRule="atLeast"/>
        <w:jc w:val="both"/>
        <w:textAlignment w:val="baseline"/>
        <w:rPr>
          <w:rFonts w:ascii="Univers for KPMG" w:hAnsi="Univers for KPMG"/>
          <w:b/>
          <w:color w:val="FF0000"/>
          <w:sz w:val="20"/>
          <w:szCs w:val="20"/>
          <w:u w:val="single"/>
        </w:rPr>
      </w:pPr>
    </w:p>
    <w:p w14:paraId="1B50564E" w14:textId="06E4BA27" w:rsidR="00FF7F50" w:rsidRPr="0018795F" w:rsidRDefault="00C773C3" w:rsidP="0018795F">
      <w:pPr>
        <w:widowControl/>
        <w:tabs>
          <w:tab w:val="left" w:pos="450"/>
        </w:tabs>
        <w:overflowPunct w:val="0"/>
        <w:adjustRightInd w:val="0"/>
        <w:spacing w:line="260" w:lineRule="atLeast"/>
        <w:jc w:val="both"/>
        <w:textAlignment w:val="baseline"/>
        <w:rPr>
          <w:b/>
          <w:sz w:val="20"/>
          <w:szCs w:val="20"/>
          <w:u w:val="single"/>
        </w:rPr>
      </w:pPr>
      <w:ins w:id="194" w:author="Oudyk, Mike" w:date="2024-02-12T10:04:00Z">
        <w:r>
          <w:rPr>
            <w:rFonts w:ascii="Univers for KPMG" w:hAnsi="Univers for KPMG"/>
            <w:b/>
            <w:sz w:val="20"/>
            <w:szCs w:val="20"/>
            <w:u w:val="single"/>
          </w:rPr>
          <w:t>D</w:t>
        </w:r>
      </w:ins>
      <w:del w:id="195" w:author="Oudyk, Mike" w:date="2024-02-12T10:04:00Z">
        <w:r w:rsidR="00C92B08" w:rsidDel="00C773C3">
          <w:rPr>
            <w:rFonts w:ascii="Univers for KPMG" w:hAnsi="Univers for KPMG"/>
            <w:b/>
            <w:sz w:val="20"/>
            <w:szCs w:val="20"/>
            <w:u w:val="single"/>
          </w:rPr>
          <w:delText>E</w:delText>
        </w:r>
      </w:del>
      <w:r w:rsidR="00C92B08">
        <w:rPr>
          <w:rFonts w:ascii="Univers for KPMG" w:hAnsi="Univers for KPMG"/>
          <w:b/>
          <w:sz w:val="20"/>
          <w:szCs w:val="20"/>
          <w:u w:val="single"/>
        </w:rPr>
        <w:t xml:space="preserve">. </w:t>
      </w:r>
      <w:r w:rsidR="00FF7F50" w:rsidRPr="0018795F">
        <w:rPr>
          <w:rFonts w:ascii="Univers for KPMG" w:hAnsi="Univers for KPMG"/>
          <w:b/>
          <w:sz w:val="20"/>
          <w:szCs w:val="20"/>
          <w:u w:val="single"/>
        </w:rPr>
        <w:t>U</w:t>
      </w:r>
      <w:r w:rsidR="0088460C">
        <w:rPr>
          <w:rFonts w:ascii="Univers for KPMG" w:hAnsi="Univers for KPMG"/>
          <w:b/>
          <w:sz w:val="20"/>
          <w:szCs w:val="20"/>
          <w:u w:val="single"/>
        </w:rPr>
        <w:t>K</w:t>
      </w:r>
      <w:r w:rsidR="00FF7F50" w:rsidRPr="0018795F">
        <w:rPr>
          <w:rFonts w:ascii="Univers for KPMG" w:hAnsi="Univers for KPMG"/>
          <w:b/>
          <w:sz w:val="20"/>
          <w:szCs w:val="20"/>
          <w:u w:val="single"/>
        </w:rPr>
        <w:t xml:space="preserve"> </w:t>
      </w:r>
      <w:r w:rsidR="008751DD">
        <w:rPr>
          <w:rFonts w:ascii="Univers for KPMG" w:hAnsi="Univers for KPMG"/>
          <w:b/>
          <w:sz w:val="20"/>
          <w:szCs w:val="20"/>
          <w:u w:val="single"/>
        </w:rPr>
        <w:t>Tax Due Diligence</w:t>
      </w:r>
    </w:p>
    <w:p w14:paraId="74C88B63" w14:textId="77777777" w:rsidR="0088460C" w:rsidRPr="0088460C" w:rsidRDefault="0088460C" w:rsidP="0088460C">
      <w:pPr>
        <w:rPr>
          <w:rFonts w:ascii="Univers for KPMG" w:hAnsi="Univers for KPMG"/>
          <w:i/>
          <w:iCs/>
          <w:sz w:val="20"/>
          <w:szCs w:val="20"/>
        </w:rPr>
      </w:pPr>
      <w:r w:rsidRPr="0088460C">
        <w:rPr>
          <w:rFonts w:ascii="Univers for KPMG" w:hAnsi="Univers for KPMG"/>
          <w:i/>
          <w:iCs/>
          <w:sz w:val="20"/>
          <w:szCs w:val="20"/>
        </w:rPr>
        <w:t xml:space="preserve">We understand that Hennick &amp; Co are contemplating a potential investment in Gardiner and Theobald LLP (“UK Target”). </w:t>
      </w:r>
    </w:p>
    <w:p w14:paraId="7832B1CE" w14:textId="77777777" w:rsidR="0088460C" w:rsidRDefault="0088460C" w:rsidP="0088460C">
      <w:pPr>
        <w:rPr>
          <w:rFonts w:ascii="Univers for KPMG" w:hAnsi="Univers for KPMG"/>
          <w:i/>
          <w:iCs/>
          <w:sz w:val="20"/>
          <w:szCs w:val="20"/>
        </w:rPr>
      </w:pPr>
    </w:p>
    <w:p w14:paraId="4C985E4F" w14:textId="7B9E04FF" w:rsidR="0088460C" w:rsidRPr="0088460C" w:rsidRDefault="0088460C" w:rsidP="0088460C">
      <w:pPr>
        <w:rPr>
          <w:rFonts w:ascii="Univers for KPMG" w:hAnsi="Univers for KPMG"/>
          <w:i/>
          <w:iCs/>
          <w:sz w:val="20"/>
          <w:szCs w:val="20"/>
        </w:rPr>
      </w:pPr>
      <w:r w:rsidRPr="0088460C">
        <w:rPr>
          <w:rFonts w:ascii="Univers for KPMG" w:hAnsi="Univers for KPMG"/>
          <w:i/>
          <w:iCs/>
          <w:sz w:val="20"/>
          <w:szCs w:val="20"/>
        </w:rPr>
        <w:t xml:space="preserve">Based on the latest financial statements, we understand that UK Target has a number of non-trading UK subsidiary companies. On the basis these companies are non-trading, we do not propose to carry out any UK tax due diligence procedures on these entities. We will, however, look to confirm </w:t>
      </w:r>
      <w:r w:rsidRPr="0088460C">
        <w:rPr>
          <w:rFonts w:ascii="Univers for KPMG" w:hAnsi="Univers for KPMG"/>
          <w:i/>
          <w:iCs/>
          <w:sz w:val="20"/>
          <w:szCs w:val="20"/>
          <w:lang w:val="en-GB"/>
        </w:rPr>
        <w:t>the non-trading status of these companies via Management representations. Furthermore, we will not provide any tax due diligence services (or project management services) in respect of non-UK tax matters (</w:t>
      </w:r>
      <w:proofErr w:type="gramStart"/>
      <w:r w:rsidRPr="0088460C">
        <w:rPr>
          <w:rFonts w:ascii="Univers for KPMG" w:hAnsi="Univers for KPMG"/>
          <w:i/>
          <w:iCs/>
          <w:sz w:val="20"/>
          <w:szCs w:val="20"/>
          <w:lang w:val="en-GB"/>
        </w:rPr>
        <w:t>e.g.</w:t>
      </w:r>
      <w:proofErr w:type="gramEnd"/>
      <w:r w:rsidRPr="0088460C">
        <w:rPr>
          <w:rFonts w:ascii="Univers for KPMG" w:hAnsi="Univers for KPMG"/>
          <w:i/>
          <w:iCs/>
          <w:sz w:val="20"/>
          <w:szCs w:val="20"/>
          <w:lang w:val="en-GB"/>
        </w:rPr>
        <w:t xml:space="preserve"> US and China).</w:t>
      </w:r>
    </w:p>
    <w:p w14:paraId="09121169" w14:textId="4BDC1FC0" w:rsidR="0088460C" w:rsidRDefault="0088460C" w:rsidP="0088460C">
      <w:pPr>
        <w:rPr>
          <w:rFonts w:ascii="Univers for KPMG" w:hAnsi="Univers for KPMG"/>
          <w:sz w:val="20"/>
          <w:szCs w:val="20"/>
        </w:rPr>
      </w:pPr>
    </w:p>
    <w:p w14:paraId="56BAE297" w14:textId="3841AD64" w:rsidR="0088460C" w:rsidRPr="0088460C" w:rsidRDefault="0088460C" w:rsidP="0088460C">
      <w:pPr>
        <w:rPr>
          <w:rFonts w:ascii="Univers for KPMG" w:hAnsi="Univers for KPMG"/>
          <w:b/>
          <w:bCs/>
          <w:sz w:val="20"/>
          <w:szCs w:val="20"/>
        </w:rPr>
      </w:pPr>
      <w:r w:rsidRPr="0088460C">
        <w:rPr>
          <w:rFonts w:ascii="Univers for KPMG" w:hAnsi="Univers for KPMG"/>
          <w:b/>
          <w:bCs/>
          <w:sz w:val="20"/>
          <w:szCs w:val="20"/>
        </w:rPr>
        <w:t>Approach</w:t>
      </w:r>
    </w:p>
    <w:p w14:paraId="4BD6177B" w14:textId="1F9DF022" w:rsidR="0088460C" w:rsidRPr="0088460C" w:rsidRDefault="0088460C" w:rsidP="00C92B08">
      <w:pPr>
        <w:numPr>
          <w:ilvl w:val="0"/>
          <w:numId w:val="27"/>
        </w:numPr>
        <w:rPr>
          <w:rFonts w:ascii="Univers for KPMG" w:hAnsi="Univers for KPMG"/>
          <w:sz w:val="20"/>
          <w:szCs w:val="20"/>
        </w:rPr>
      </w:pPr>
      <w:r w:rsidRPr="0088460C">
        <w:rPr>
          <w:rFonts w:ascii="Univers for KPMG" w:hAnsi="Univers for KPMG"/>
          <w:sz w:val="20"/>
          <w:szCs w:val="20"/>
          <w:lang w:val="en-GB"/>
        </w:rPr>
        <w:t>With respect to Gardiner and Theobald LLP (“UK Target”) any historical direct tax (</w:t>
      </w:r>
      <w:proofErr w:type="gramStart"/>
      <w:r w:rsidRPr="0088460C">
        <w:rPr>
          <w:rFonts w:ascii="Univers for KPMG" w:hAnsi="Univers for KPMG"/>
          <w:sz w:val="20"/>
          <w:szCs w:val="20"/>
          <w:lang w:val="en-GB"/>
        </w:rPr>
        <w:t>i.e.</w:t>
      </w:r>
      <w:proofErr w:type="gramEnd"/>
      <w:r w:rsidRPr="0088460C">
        <w:rPr>
          <w:rFonts w:ascii="Univers for KPMG" w:hAnsi="Univers for KPMG"/>
          <w:sz w:val="20"/>
          <w:szCs w:val="20"/>
          <w:lang w:val="en-GB"/>
        </w:rPr>
        <w:t xml:space="preserve"> tax on profits) risks generally will sit with the members, as such it should not be necessary to consider corporation tax (i.e. direct tax) matters in respect of UK Target. However, as an investor you will need to be comfortable that the partnership tax returns have been filed on time and that the positions taken in the partnership tax return are reasonable. Further, the historical tax treatment will inform the future tax profile, post investment (including partnership profits from a tax perspective). As such, our tax due diligence scope of work will include consideration of the filing position that UK Target has taken. A purchaser will also inherit their share of the potential liabilities relating to employment taxes and VAT. </w:t>
      </w:r>
    </w:p>
    <w:p w14:paraId="6F4FA7A4" w14:textId="77777777" w:rsidR="0088460C" w:rsidRPr="0088460C" w:rsidRDefault="0088460C" w:rsidP="00C92B08">
      <w:pPr>
        <w:numPr>
          <w:ilvl w:val="0"/>
          <w:numId w:val="27"/>
        </w:numPr>
        <w:rPr>
          <w:rFonts w:ascii="Univers for KPMG" w:hAnsi="Univers for KPMG"/>
          <w:sz w:val="20"/>
          <w:szCs w:val="20"/>
        </w:rPr>
      </w:pPr>
      <w:r w:rsidRPr="0088460C">
        <w:rPr>
          <w:rFonts w:ascii="Univers for KPMG" w:hAnsi="Univers for KPMG"/>
          <w:sz w:val="20"/>
          <w:szCs w:val="20"/>
          <w:lang w:val="en-GB"/>
        </w:rPr>
        <w:t>Our work in respect of the partnership tax returns will cover the financial periods ended 30 April 2022 and 30 April 2023 and any other periods open to normal HMRC enquiry. Our work in respect of VAT will cover the last four years. Our work in respect of Employment taxes will cover the last four tax years ended 5 April 2023 for PAYE, and last six tax years ended 5 April 2023 for National Insurance Contributions. Together, these periods are referred to as the “Historical Period”. Where applicable, our work will also cover the “Period to Date” which is defined as the 8 months ended 31 December 2023.</w:t>
      </w:r>
    </w:p>
    <w:p w14:paraId="5DDF363D" w14:textId="77777777" w:rsidR="0088460C" w:rsidRPr="0088460C" w:rsidRDefault="0088460C" w:rsidP="00C92B08">
      <w:pPr>
        <w:numPr>
          <w:ilvl w:val="0"/>
          <w:numId w:val="27"/>
        </w:numPr>
        <w:rPr>
          <w:rFonts w:ascii="Univers for KPMG" w:hAnsi="Univers for KPMG"/>
          <w:sz w:val="20"/>
          <w:szCs w:val="20"/>
        </w:rPr>
      </w:pPr>
      <w:r w:rsidRPr="0088460C">
        <w:rPr>
          <w:rFonts w:ascii="Univers for KPMG" w:hAnsi="Univers for KPMG"/>
          <w:sz w:val="20"/>
          <w:szCs w:val="20"/>
          <w:lang w:val="en-GB"/>
        </w:rPr>
        <w:t>Our procedures will be undertaken through discussions with Management (and, where appropriate, the UK Target’s tax advisers), publicly available information and through reading documents requested and made available to us throughout the process.</w:t>
      </w:r>
    </w:p>
    <w:p w14:paraId="57309F25" w14:textId="77777777" w:rsidR="0088460C" w:rsidRPr="0088460C" w:rsidRDefault="0088460C" w:rsidP="00C92B08">
      <w:pPr>
        <w:numPr>
          <w:ilvl w:val="0"/>
          <w:numId w:val="27"/>
        </w:numPr>
        <w:rPr>
          <w:rFonts w:ascii="Univers for KPMG" w:hAnsi="Univers for KPMG"/>
          <w:sz w:val="20"/>
          <w:szCs w:val="20"/>
        </w:rPr>
      </w:pPr>
      <w:r w:rsidRPr="0088460C">
        <w:rPr>
          <w:rFonts w:ascii="Univers for KPMG" w:hAnsi="Univers for KPMG"/>
          <w:sz w:val="20"/>
          <w:szCs w:val="20"/>
          <w:lang w:val="en-GB"/>
        </w:rPr>
        <w:t>Our findings will be presented in the form of a tax due diligence report in which we will comment on key tax risks and exposures which come to our attention during our work. The procedures we will use to perform the work set out in this scope of work will not constitute an audit or review made in accordance with any generally accepted auditing standards.</w:t>
      </w:r>
    </w:p>
    <w:p w14:paraId="7F56383D" w14:textId="77777777" w:rsidR="0088460C" w:rsidRPr="0088460C" w:rsidRDefault="0088460C" w:rsidP="00C92B08">
      <w:pPr>
        <w:numPr>
          <w:ilvl w:val="0"/>
          <w:numId w:val="27"/>
        </w:numPr>
        <w:rPr>
          <w:rFonts w:ascii="Univers for KPMG" w:hAnsi="Univers for KPMG"/>
          <w:sz w:val="20"/>
          <w:szCs w:val="20"/>
        </w:rPr>
      </w:pPr>
      <w:r w:rsidRPr="0088460C">
        <w:rPr>
          <w:rFonts w:ascii="Univers for KPMG" w:hAnsi="Univers for KPMG"/>
          <w:sz w:val="20"/>
          <w:szCs w:val="20"/>
          <w:lang w:val="en-GB"/>
        </w:rPr>
        <w:t>W&amp;I: Where required, we will discuss with and provide responses to questions raised by warranty and indemnity (“</w:t>
      </w:r>
      <w:r w:rsidRPr="0088460C">
        <w:rPr>
          <w:rFonts w:ascii="Univers for KPMG" w:hAnsi="Univers for KPMG"/>
          <w:b/>
          <w:bCs/>
          <w:sz w:val="20"/>
          <w:szCs w:val="20"/>
          <w:lang w:val="en-GB"/>
        </w:rPr>
        <w:t>W&amp;I</w:t>
      </w:r>
      <w:r w:rsidRPr="0088460C">
        <w:rPr>
          <w:rFonts w:ascii="Univers for KPMG" w:hAnsi="Univers for KPMG"/>
          <w:sz w:val="20"/>
          <w:szCs w:val="20"/>
          <w:lang w:val="en-GB"/>
        </w:rPr>
        <w:t xml:space="preserve">”) insurance providers in relation to our due diligence. Our fees for this will be agreed with you prior to commencement of this </w:t>
      </w:r>
      <w:proofErr w:type="gramStart"/>
      <w:r w:rsidRPr="0088460C">
        <w:rPr>
          <w:rFonts w:ascii="Univers for KPMG" w:hAnsi="Univers for KPMG"/>
          <w:sz w:val="20"/>
          <w:szCs w:val="20"/>
          <w:lang w:val="en-GB"/>
        </w:rPr>
        <w:t>work, and</w:t>
      </w:r>
      <w:proofErr w:type="gramEnd"/>
      <w:r w:rsidRPr="0088460C">
        <w:rPr>
          <w:rFonts w:ascii="Univers for KPMG" w:hAnsi="Univers for KPMG"/>
          <w:sz w:val="20"/>
          <w:szCs w:val="20"/>
          <w:lang w:val="en-GB"/>
        </w:rPr>
        <w:t xml:space="preserve"> will depend on the extent of questions raised by the provider.</w:t>
      </w:r>
    </w:p>
    <w:p w14:paraId="527D57DD" w14:textId="77777777" w:rsidR="00C92B08" w:rsidRDefault="00C92B08" w:rsidP="00FF7F50">
      <w:pPr>
        <w:rPr>
          <w:rFonts w:ascii="Univers for KPMG" w:hAnsi="Univers for KPMG"/>
          <w:b/>
          <w:bCs/>
          <w:sz w:val="20"/>
          <w:szCs w:val="20"/>
        </w:rPr>
      </w:pPr>
    </w:p>
    <w:p w14:paraId="13B01938" w14:textId="2839F51E" w:rsidR="0088460C" w:rsidRPr="00C92B08" w:rsidRDefault="0088460C" w:rsidP="00FF7F50">
      <w:pPr>
        <w:rPr>
          <w:rFonts w:ascii="Univers for KPMG" w:hAnsi="Univers for KPMG"/>
          <w:b/>
          <w:bCs/>
          <w:sz w:val="20"/>
          <w:szCs w:val="20"/>
        </w:rPr>
      </w:pPr>
      <w:r w:rsidRPr="00C92B08">
        <w:rPr>
          <w:rFonts w:ascii="Univers for KPMG" w:hAnsi="Univers for KPMG"/>
          <w:b/>
          <w:bCs/>
          <w:sz w:val="20"/>
          <w:szCs w:val="20"/>
        </w:rPr>
        <w:t>Tax profile</w:t>
      </w:r>
    </w:p>
    <w:p w14:paraId="789DD2D3" w14:textId="77777777" w:rsidR="0088460C" w:rsidRPr="0088460C" w:rsidRDefault="0088460C" w:rsidP="00C92B08">
      <w:pPr>
        <w:numPr>
          <w:ilvl w:val="0"/>
          <w:numId w:val="28"/>
        </w:numPr>
        <w:rPr>
          <w:rFonts w:ascii="Univers for KPMG" w:hAnsi="Univers for KPMG"/>
          <w:sz w:val="20"/>
          <w:szCs w:val="20"/>
        </w:rPr>
      </w:pPr>
      <w:r w:rsidRPr="0088460C">
        <w:rPr>
          <w:rFonts w:ascii="Univers for KPMG" w:hAnsi="Univers for KPMG"/>
          <w:sz w:val="20"/>
          <w:szCs w:val="20"/>
          <w:lang w:val="en-GB"/>
        </w:rPr>
        <w:t>Comment on UK Target’s internal tax compliance and reporting functions and use of tax advisors.</w:t>
      </w:r>
    </w:p>
    <w:p w14:paraId="59ADD8D2" w14:textId="77777777" w:rsidR="0088460C" w:rsidRPr="0088460C" w:rsidRDefault="0088460C" w:rsidP="00C92B08">
      <w:pPr>
        <w:numPr>
          <w:ilvl w:val="0"/>
          <w:numId w:val="28"/>
        </w:numPr>
        <w:rPr>
          <w:rFonts w:ascii="Univers for KPMG" w:hAnsi="Univers for KPMG"/>
          <w:sz w:val="20"/>
          <w:szCs w:val="20"/>
        </w:rPr>
      </w:pPr>
      <w:r w:rsidRPr="0088460C">
        <w:rPr>
          <w:rFonts w:ascii="Univers for KPMG" w:hAnsi="Univers for KPMG"/>
          <w:sz w:val="20"/>
          <w:szCs w:val="20"/>
          <w:lang w:val="en-GB"/>
        </w:rPr>
        <w:t xml:space="preserve">Comment on ongoing HMRC inspections / visits / audits involving UK Target as well as any which have closed within the Historical Period. Where applicable, we will summarise the outcome (or Management’s assessment of the expected outcome) and highlight actions taken by Management as a result. </w:t>
      </w:r>
    </w:p>
    <w:p w14:paraId="7D63C6FA" w14:textId="77777777" w:rsidR="0088460C" w:rsidRPr="0088460C" w:rsidRDefault="0088460C" w:rsidP="00C92B08">
      <w:pPr>
        <w:numPr>
          <w:ilvl w:val="0"/>
          <w:numId w:val="28"/>
        </w:numPr>
        <w:rPr>
          <w:rFonts w:ascii="Univers for KPMG" w:hAnsi="Univers for KPMG"/>
          <w:sz w:val="20"/>
          <w:szCs w:val="20"/>
        </w:rPr>
      </w:pPr>
      <w:r w:rsidRPr="0088460C">
        <w:rPr>
          <w:rFonts w:ascii="Univers for KPMG" w:hAnsi="Univers for KPMG"/>
          <w:sz w:val="20"/>
          <w:szCs w:val="20"/>
          <w:lang w:val="en-GB"/>
        </w:rPr>
        <w:lastRenderedPageBreak/>
        <w:t>Comment on tax planning that has been implemented by UK Target, and whether this planning has been disclosed to HMRC.</w:t>
      </w:r>
    </w:p>
    <w:p w14:paraId="77D56B17" w14:textId="77777777" w:rsidR="0088460C" w:rsidRPr="0088460C" w:rsidRDefault="0088460C" w:rsidP="00C92B08">
      <w:pPr>
        <w:numPr>
          <w:ilvl w:val="0"/>
          <w:numId w:val="28"/>
        </w:numPr>
        <w:rPr>
          <w:rFonts w:ascii="Univers for KPMG" w:hAnsi="Univers for KPMG"/>
          <w:sz w:val="20"/>
          <w:szCs w:val="20"/>
        </w:rPr>
      </w:pPr>
      <w:r w:rsidRPr="0088460C">
        <w:rPr>
          <w:rFonts w:ascii="Univers for KPMG" w:hAnsi="Univers for KPMG"/>
          <w:sz w:val="20"/>
          <w:szCs w:val="20"/>
          <w:lang w:val="en-GB"/>
        </w:rPr>
        <w:t>Comment on written tax advice received by UK Target in respect of acquisitions, disposals and/or reorganisations which have occurred during the financial periods ended 30 April 2022 and 30 April 2023 and Period to Date. We will highlight tax issues which have been specifically raised by the advice received by UK Target. As part of our due diligence work, we will not re-perform any analysis conducted, or perform any analysis which has not been undertaken. To the extent no formal advice was sought, we will highlight this, but we will not perform any detailed analysis to confirm whether the transaction(s) would give rise to any tax risks.</w:t>
      </w:r>
    </w:p>
    <w:p w14:paraId="517A3E60" w14:textId="77777777" w:rsidR="0088460C" w:rsidRPr="0088460C" w:rsidRDefault="0088460C" w:rsidP="00C92B08">
      <w:pPr>
        <w:numPr>
          <w:ilvl w:val="0"/>
          <w:numId w:val="28"/>
        </w:numPr>
        <w:rPr>
          <w:rFonts w:ascii="Univers for KPMG" w:hAnsi="Univers for KPMG"/>
          <w:sz w:val="20"/>
          <w:szCs w:val="20"/>
        </w:rPr>
      </w:pPr>
      <w:r w:rsidRPr="0088460C">
        <w:rPr>
          <w:rFonts w:ascii="Univers for KPMG" w:hAnsi="Univers for KPMG"/>
          <w:sz w:val="20"/>
          <w:szCs w:val="20"/>
          <w:lang w:val="en-GB"/>
        </w:rPr>
        <w:t>Comment on potential permanent establishment risks arising in respect of overseas activities, including consideration of employee/contractor location and travel, and the processes in place to manage these risks.</w:t>
      </w:r>
    </w:p>
    <w:p w14:paraId="59B7CDCD" w14:textId="7431F331" w:rsidR="0088460C" w:rsidRPr="0088460C" w:rsidRDefault="0088460C" w:rsidP="00C92B08">
      <w:pPr>
        <w:numPr>
          <w:ilvl w:val="0"/>
          <w:numId w:val="28"/>
        </w:numPr>
        <w:rPr>
          <w:rFonts w:ascii="Univers for KPMG" w:hAnsi="Univers for KPMG"/>
          <w:sz w:val="20"/>
          <w:szCs w:val="20"/>
        </w:rPr>
      </w:pPr>
      <w:r w:rsidRPr="0088460C">
        <w:rPr>
          <w:rFonts w:ascii="Univers for KPMG" w:hAnsi="Univers for KPMG"/>
          <w:sz w:val="20"/>
          <w:szCs w:val="20"/>
          <w:lang w:val="en-GB"/>
        </w:rPr>
        <w:t xml:space="preserve">Comment on the potential withholding tax implications of material cross-border dividend, </w:t>
      </w:r>
      <w:proofErr w:type="gramStart"/>
      <w:r w:rsidRPr="0088460C">
        <w:rPr>
          <w:rFonts w:ascii="Univers for KPMG" w:hAnsi="Univers for KPMG"/>
          <w:sz w:val="20"/>
          <w:szCs w:val="20"/>
          <w:lang w:val="en-GB"/>
        </w:rPr>
        <w:t>interest</w:t>
      </w:r>
      <w:proofErr w:type="gramEnd"/>
      <w:r w:rsidRPr="0088460C">
        <w:rPr>
          <w:rFonts w:ascii="Univers for KPMG" w:hAnsi="Univers for KPMG"/>
          <w:sz w:val="20"/>
          <w:szCs w:val="20"/>
          <w:lang w:val="en-GB"/>
        </w:rPr>
        <w:t xml:space="preserve"> or royalty payments.</w:t>
      </w:r>
    </w:p>
    <w:p w14:paraId="7B5F2502" w14:textId="57E9A295" w:rsidR="0088460C" w:rsidRPr="0088460C" w:rsidDel="00C773C3" w:rsidRDefault="0088460C" w:rsidP="00C92B08">
      <w:pPr>
        <w:numPr>
          <w:ilvl w:val="0"/>
          <w:numId w:val="28"/>
        </w:numPr>
        <w:rPr>
          <w:del w:id="196" w:author="Oudyk, Mike" w:date="2024-02-12T10:07:00Z"/>
          <w:rFonts w:ascii="Univers for KPMG" w:hAnsi="Univers for KPMG"/>
          <w:sz w:val="20"/>
          <w:szCs w:val="20"/>
        </w:rPr>
      </w:pPr>
      <w:del w:id="197" w:author="Oudyk, Mike" w:date="2024-02-12T10:07:00Z">
        <w:r w:rsidRPr="0088460C" w:rsidDel="00C773C3">
          <w:rPr>
            <w:rFonts w:ascii="Univers for KPMG" w:hAnsi="Univers for KPMG"/>
            <w:sz w:val="20"/>
            <w:szCs w:val="20"/>
            <w:lang w:val="en-GB"/>
          </w:rPr>
          <w:delText>Enquire with Management as to what processes and / or procedures have been put in place by UK Target in respect of the UK’s Corporate Criminal Offence (“</w:delText>
        </w:r>
        <w:r w:rsidRPr="0088460C" w:rsidDel="00C773C3">
          <w:rPr>
            <w:rFonts w:ascii="Univers for KPMG" w:hAnsi="Univers for KPMG"/>
            <w:b/>
            <w:bCs/>
            <w:sz w:val="20"/>
            <w:szCs w:val="20"/>
            <w:lang w:val="en-GB"/>
          </w:rPr>
          <w:delText>CCO</w:delText>
        </w:r>
        <w:r w:rsidRPr="0088460C" w:rsidDel="00C773C3">
          <w:rPr>
            <w:rFonts w:ascii="Univers for KPMG" w:hAnsi="Univers for KPMG"/>
            <w:sz w:val="20"/>
            <w:szCs w:val="20"/>
            <w:lang w:val="en-GB"/>
          </w:rPr>
          <w:delText>”) legislation.</w:delText>
        </w:r>
      </w:del>
    </w:p>
    <w:p w14:paraId="0C1BC161" w14:textId="77777777" w:rsidR="0088460C" w:rsidRPr="0088460C" w:rsidRDefault="0088460C" w:rsidP="00C92B08">
      <w:pPr>
        <w:numPr>
          <w:ilvl w:val="0"/>
          <w:numId w:val="28"/>
        </w:numPr>
        <w:rPr>
          <w:rFonts w:ascii="Univers for KPMG" w:hAnsi="Univers for KPMG"/>
          <w:sz w:val="20"/>
          <w:szCs w:val="20"/>
        </w:rPr>
      </w:pPr>
      <w:r w:rsidRPr="0088460C">
        <w:rPr>
          <w:rFonts w:ascii="Univers for KPMG" w:hAnsi="Univers for KPMG"/>
          <w:sz w:val="20"/>
          <w:szCs w:val="20"/>
          <w:lang w:val="en-GB"/>
        </w:rPr>
        <w:t>Comment on whether UK Target has made claims under the Coronavirus Job Retention Scheme (“</w:t>
      </w:r>
      <w:r w:rsidRPr="0088460C">
        <w:rPr>
          <w:rFonts w:ascii="Univers for KPMG" w:hAnsi="Univers for KPMG"/>
          <w:b/>
          <w:bCs/>
          <w:sz w:val="20"/>
          <w:szCs w:val="20"/>
          <w:lang w:val="en-GB"/>
        </w:rPr>
        <w:t>CJRS</w:t>
      </w:r>
      <w:r w:rsidRPr="0088460C">
        <w:rPr>
          <w:rFonts w:ascii="Univers for KPMG" w:hAnsi="Univers for KPMG"/>
          <w:sz w:val="20"/>
          <w:szCs w:val="20"/>
          <w:lang w:val="en-GB"/>
        </w:rPr>
        <w:t xml:space="preserve">”). We will enquire of Management as to the approximate number of employees affected and total value of claim(s) made, the </w:t>
      </w:r>
      <w:proofErr w:type="gramStart"/>
      <w:r w:rsidRPr="0088460C">
        <w:rPr>
          <w:rFonts w:ascii="Univers for KPMG" w:hAnsi="Univers for KPMG"/>
          <w:sz w:val="20"/>
          <w:szCs w:val="20"/>
          <w:lang w:val="en-GB"/>
        </w:rPr>
        <w:t>time period</w:t>
      </w:r>
      <w:proofErr w:type="gramEnd"/>
      <w:r w:rsidRPr="0088460C">
        <w:rPr>
          <w:rFonts w:ascii="Univers for KPMG" w:hAnsi="Univers for KPMG"/>
          <w:sz w:val="20"/>
          <w:szCs w:val="20"/>
          <w:lang w:val="en-GB"/>
        </w:rPr>
        <w:t xml:space="preserve"> over which the claims were made, and comment on HMRC correspondence in respect of the claims. We will not analyse or comment on the calculation of the claims. </w:t>
      </w:r>
    </w:p>
    <w:p w14:paraId="1D71D298" w14:textId="7B3AA51E" w:rsidR="0088460C" w:rsidRPr="0088460C" w:rsidRDefault="0088460C" w:rsidP="00FF7F50">
      <w:pPr>
        <w:rPr>
          <w:rFonts w:ascii="Univers for KPMG" w:hAnsi="Univers for KPMG"/>
          <w:sz w:val="20"/>
          <w:szCs w:val="20"/>
        </w:rPr>
      </w:pPr>
    </w:p>
    <w:p w14:paraId="51C3DABC" w14:textId="77777777" w:rsidR="0088460C" w:rsidRPr="0088460C" w:rsidRDefault="0088460C" w:rsidP="0088460C">
      <w:pPr>
        <w:rPr>
          <w:rFonts w:ascii="Univers for KPMG" w:hAnsi="Univers for KPMG"/>
          <w:sz w:val="20"/>
          <w:szCs w:val="20"/>
        </w:rPr>
      </w:pPr>
      <w:r w:rsidRPr="0088460C">
        <w:rPr>
          <w:rFonts w:ascii="Univers for KPMG" w:hAnsi="Univers for KPMG"/>
          <w:b/>
          <w:bCs/>
          <w:sz w:val="20"/>
          <w:szCs w:val="20"/>
          <w:lang w:val="en-GB"/>
        </w:rPr>
        <w:t>Partnership taxes</w:t>
      </w:r>
    </w:p>
    <w:p w14:paraId="6A96D0B6" w14:textId="77777777" w:rsidR="0088460C" w:rsidRPr="0088460C" w:rsidRDefault="0088460C" w:rsidP="00C92B08">
      <w:pPr>
        <w:numPr>
          <w:ilvl w:val="0"/>
          <w:numId w:val="29"/>
        </w:numPr>
        <w:rPr>
          <w:rFonts w:ascii="Univers for KPMG" w:hAnsi="Univers for KPMG"/>
          <w:sz w:val="20"/>
          <w:szCs w:val="20"/>
        </w:rPr>
      </w:pPr>
      <w:r w:rsidRPr="0088460C">
        <w:rPr>
          <w:rFonts w:ascii="Univers for KPMG" w:hAnsi="Univers for KPMG"/>
          <w:sz w:val="20"/>
          <w:szCs w:val="20"/>
          <w:lang w:val="en-GB"/>
        </w:rPr>
        <w:t>Summarise and comment on the submission status of the partnership tax computations and returns for the financial years ended 30 April 2022 and 30 April 2023. By exception, we will also comment on partnership tax returns that have been re-submitted to HMRC for earlier periods, where these remain open to HMRC enquiry under the normal (</w:t>
      </w:r>
      <w:proofErr w:type="gramStart"/>
      <w:r w:rsidRPr="0088460C">
        <w:rPr>
          <w:rFonts w:ascii="Univers for KPMG" w:hAnsi="Univers for KPMG"/>
          <w:sz w:val="20"/>
          <w:szCs w:val="20"/>
          <w:lang w:val="en-GB"/>
        </w:rPr>
        <w:t>i.e.</w:t>
      </w:r>
      <w:proofErr w:type="gramEnd"/>
      <w:r w:rsidRPr="0088460C">
        <w:rPr>
          <w:rFonts w:ascii="Univers for KPMG" w:hAnsi="Univers for KPMG"/>
          <w:sz w:val="20"/>
          <w:szCs w:val="20"/>
          <w:lang w:val="en-GB"/>
        </w:rPr>
        <w:t xml:space="preserve"> not discovery) HMRC enquiry window.</w:t>
      </w:r>
    </w:p>
    <w:p w14:paraId="36D1C22A" w14:textId="3173FB46" w:rsidR="0088460C" w:rsidRPr="0088460C" w:rsidDel="00C773C3" w:rsidRDefault="0088460C" w:rsidP="00C92B08">
      <w:pPr>
        <w:numPr>
          <w:ilvl w:val="0"/>
          <w:numId w:val="29"/>
        </w:numPr>
        <w:rPr>
          <w:del w:id="198" w:author="Oudyk, Mike" w:date="2024-02-12T10:07:00Z"/>
          <w:rFonts w:ascii="Univers for KPMG" w:hAnsi="Univers for KPMG"/>
          <w:sz w:val="20"/>
          <w:szCs w:val="20"/>
        </w:rPr>
      </w:pPr>
      <w:del w:id="199" w:author="Oudyk, Mike" w:date="2024-02-12T10:07:00Z">
        <w:r w:rsidRPr="0088460C" w:rsidDel="00C773C3">
          <w:rPr>
            <w:rFonts w:ascii="Univers for KPMG" w:hAnsi="Univers for KPMG"/>
            <w:sz w:val="20"/>
            <w:szCs w:val="20"/>
            <w:lang w:val="en-GB"/>
          </w:rPr>
          <w:delText>Comment on elections for tax concessions or similar arrangements which have been accepted and which may be withdrawn by HMRC.</w:delText>
        </w:r>
      </w:del>
    </w:p>
    <w:p w14:paraId="28129C40" w14:textId="79677481" w:rsidR="0088460C" w:rsidRPr="0088460C" w:rsidDel="00C773C3" w:rsidRDefault="0088460C" w:rsidP="00C92B08">
      <w:pPr>
        <w:numPr>
          <w:ilvl w:val="0"/>
          <w:numId w:val="29"/>
        </w:numPr>
        <w:rPr>
          <w:del w:id="200" w:author="Oudyk, Mike" w:date="2024-02-12T10:07:00Z"/>
          <w:rFonts w:ascii="Univers for KPMG" w:hAnsi="Univers for KPMG"/>
          <w:sz w:val="20"/>
          <w:szCs w:val="20"/>
        </w:rPr>
      </w:pPr>
      <w:del w:id="201" w:author="Oudyk, Mike" w:date="2024-02-12T10:07:00Z">
        <w:r w:rsidRPr="0088460C" w:rsidDel="00C773C3">
          <w:rPr>
            <w:rFonts w:ascii="Univers for KPMG" w:hAnsi="Univers for KPMG"/>
            <w:sz w:val="20"/>
            <w:szCs w:val="20"/>
            <w:lang w:val="en-GB"/>
          </w:rPr>
          <w:delText xml:space="preserve">Summarise and comment on tax attributes, including tax losses and / or capital allowance pools included within the submitted partnership tax computation/return for the financial year ended 30 April 2023 and provide general comments on their availability for use in future periods. </w:delText>
        </w:r>
      </w:del>
    </w:p>
    <w:p w14:paraId="6D0118AA" w14:textId="77777777" w:rsidR="0088460C" w:rsidRPr="0088460C" w:rsidRDefault="0088460C" w:rsidP="00C92B08">
      <w:pPr>
        <w:numPr>
          <w:ilvl w:val="0"/>
          <w:numId w:val="29"/>
        </w:numPr>
        <w:rPr>
          <w:rFonts w:ascii="Univers for KPMG" w:hAnsi="Univers for KPMG"/>
          <w:sz w:val="20"/>
          <w:szCs w:val="20"/>
        </w:rPr>
      </w:pPr>
      <w:r w:rsidRPr="0088460C">
        <w:rPr>
          <w:rFonts w:ascii="Univers for KPMG" w:hAnsi="Univers for KPMG"/>
          <w:sz w:val="20"/>
          <w:szCs w:val="20"/>
          <w:lang w:val="en-GB"/>
        </w:rPr>
        <w:t>Comment on disclosed material intra-group or other related party trading arrangements and the basis of pricing. Summarise correspondence with any tax authority in relation to the transfer pricing policy and the transfer pricing documentation position. To the extent that no formal transfer pricing advice has been sought, we will highlight this, but we will not perform any detailed analysis to confirm whether the transaction would give rise to any tax risks. Note that our scope of work will not include any detailed transfer pricing work and we will not independently seek to confirm the appropriateness of transfer pricing policies, including for the avoidance of doubt undertaking any benchmarking studies.</w:t>
      </w:r>
    </w:p>
    <w:p w14:paraId="5E1C34A8" w14:textId="77777777" w:rsidR="0088460C" w:rsidRPr="0088460C" w:rsidRDefault="0088460C" w:rsidP="00C92B08">
      <w:pPr>
        <w:numPr>
          <w:ilvl w:val="0"/>
          <w:numId w:val="29"/>
        </w:numPr>
        <w:rPr>
          <w:rFonts w:ascii="Univers for KPMG" w:hAnsi="Univers for KPMG"/>
          <w:sz w:val="20"/>
          <w:szCs w:val="20"/>
        </w:rPr>
      </w:pPr>
      <w:r w:rsidRPr="0088460C">
        <w:rPr>
          <w:rFonts w:ascii="Univers for KPMG" w:hAnsi="Univers for KPMG"/>
          <w:sz w:val="20"/>
          <w:szCs w:val="20"/>
          <w:lang w:val="en-GB"/>
        </w:rPr>
        <w:t xml:space="preserve">Highlight any risks, and comment on any advice or action taken by UK Target in respect of salaried member rules. </w:t>
      </w:r>
    </w:p>
    <w:p w14:paraId="7B1CF774" w14:textId="77777777" w:rsidR="0088460C" w:rsidRPr="0088460C" w:rsidRDefault="0088460C" w:rsidP="00C92B08">
      <w:pPr>
        <w:numPr>
          <w:ilvl w:val="0"/>
          <w:numId w:val="29"/>
        </w:numPr>
        <w:rPr>
          <w:rFonts w:ascii="Univers for KPMG" w:hAnsi="Univers for KPMG"/>
          <w:sz w:val="20"/>
          <w:szCs w:val="20"/>
        </w:rPr>
      </w:pPr>
      <w:r w:rsidRPr="0088460C">
        <w:rPr>
          <w:rFonts w:ascii="Univers for KPMG" w:hAnsi="Univers for KPMG"/>
          <w:sz w:val="20"/>
          <w:szCs w:val="20"/>
          <w:lang w:val="en-GB"/>
        </w:rPr>
        <w:t xml:space="preserve">Highlight any risks, and comment on any advice or action taken by UK Target in respect of mixed member partnership rules. </w:t>
      </w:r>
    </w:p>
    <w:p w14:paraId="14E1745E" w14:textId="77777777" w:rsidR="00C92B08" w:rsidRDefault="00C92B08" w:rsidP="00FF7F50">
      <w:pPr>
        <w:rPr>
          <w:rFonts w:ascii="Univers for KPMG" w:hAnsi="Univers for KPMG"/>
          <w:b/>
          <w:bCs/>
          <w:sz w:val="20"/>
          <w:szCs w:val="20"/>
        </w:rPr>
      </w:pPr>
    </w:p>
    <w:p w14:paraId="13DD7965" w14:textId="18E14359" w:rsidR="0088460C" w:rsidRPr="0088460C" w:rsidRDefault="0088460C" w:rsidP="00FF7F50">
      <w:pPr>
        <w:rPr>
          <w:rFonts w:ascii="Univers for KPMG" w:hAnsi="Univers for KPMG"/>
          <w:b/>
          <w:bCs/>
          <w:sz w:val="20"/>
          <w:szCs w:val="20"/>
        </w:rPr>
      </w:pPr>
      <w:r w:rsidRPr="0088460C">
        <w:rPr>
          <w:rFonts w:ascii="Univers for KPMG" w:hAnsi="Univers for KPMG"/>
          <w:b/>
          <w:bCs/>
          <w:sz w:val="20"/>
          <w:szCs w:val="20"/>
        </w:rPr>
        <w:t>UK VAT</w:t>
      </w:r>
    </w:p>
    <w:p w14:paraId="376EC514" w14:textId="77777777" w:rsidR="0088460C" w:rsidRPr="0088460C" w:rsidRDefault="0088460C" w:rsidP="00C92B08">
      <w:pPr>
        <w:numPr>
          <w:ilvl w:val="0"/>
          <w:numId w:val="30"/>
        </w:numPr>
        <w:rPr>
          <w:rFonts w:ascii="Univers for KPMG" w:hAnsi="Univers for KPMG"/>
          <w:sz w:val="20"/>
          <w:szCs w:val="20"/>
        </w:rPr>
      </w:pPr>
      <w:r w:rsidRPr="0088460C">
        <w:rPr>
          <w:rFonts w:ascii="Univers for KPMG" w:hAnsi="Univers for KPMG"/>
          <w:sz w:val="20"/>
          <w:szCs w:val="20"/>
          <w:lang w:val="en-GB"/>
        </w:rPr>
        <w:t>Enquire as to the VAT registration status of UK Target and comment on current/previous VAT Groups where members share joint and several liability for VAT debts.</w:t>
      </w:r>
    </w:p>
    <w:p w14:paraId="2F8B5520" w14:textId="77777777" w:rsidR="0088460C" w:rsidRPr="0088460C" w:rsidRDefault="0088460C" w:rsidP="00C92B08">
      <w:pPr>
        <w:numPr>
          <w:ilvl w:val="0"/>
          <w:numId w:val="30"/>
        </w:numPr>
        <w:rPr>
          <w:rFonts w:ascii="Univers for KPMG" w:hAnsi="Univers for KPMG"/>
          <w:sz w:val="20"/>
          <w:szCs w:val="20"/>
        </w:rPr>
      </w:pPr>
      <w:r w:rsidRPr="0088460C">
        <w:rPr>
          <w:rFonts w:ascii="Univers for KPMG" w:hAnsi="Univers for KPMG"/>
          <w:sz w:val="20"/>
          <w:szCs w:val="20"/>
          <w:lang w:val="en-GB"/>
        </w:rPr>
        <w:t>Enquire of Management what VAT periods are operated and whether all VAT returns and payments for the 12 months prior to the most recent VAT return period date have been submitted within the relevant deadline and whether associated Surcharge Liability Notices have been received.</w:t>
      </w:r>
    </w:p>
    <w:p w14:paraId="0F4D83B2" w14:textId="2881B815" w:rsidR="0088460C" w:rsidRPr="0088460C" w:rsidDel="00C773C3" w:rsidRDefault="0088460C" w:rsidP="00C92B08">
      <w:pPr>
        <w:numPr>
          <w:ilvl w:val="0"/>
          <w:numId w:val="30"/>
        </w:numPr>
        <w:rPr>
          <w:del w:id="202" w:author="Oudyk, Mike" w:date="2024-02-12T10:07:00Z"/>
          <w:rFonts w:ascii="Univers for KPMG" w:hAnsi="Univers for KPMG"/>
          <w:sz w:val="20"/>
          <w:szCs w:val="20"/>
        </w:rPr>
      </w:pPr>
      <w:del w:id="203" w:author="Oudyk, Mike" w:date="2024-02-12T10:07:00Z">
        <w:r w:rsidRPr="0088460C" w:rsidDel="00C773C3">
          <w:rPr>
            <w:rFonts w:ascii="Univers for KPMG" w:hAnsi="Univers for KPMG"/>
            <w:sz w:val="20"/>
            <w:szCs w:val="20"/>
            <w:lang w:val="en-GB"/>
          </w:rPr>
          <w:delText>Enquire whether VAT returns have been submitted using bridging software. Comment on whether the UK Target has made changes to its VAT return process to comply with Making Tax Digital obligations. Please note that a diagnostic review to determine compliance with “digital links” requirements is outside the scope of our work.</w:delText>
        </w:r>
      </w:del>
    </w:p>
    <w:p w14:paraId="2BC1F9B0" w14:textId="77777777" w:rsidR="0088460C" w:rsidRPr="0088460C" w:rsidRDefault="0088460C" w:rsidP="00C92B08">
      <w:pPr>
        <w:numPr>
          <w:ilvl w:val="0"/>
          <w:numId w:val="30"/>
        </w:numPr>
        <w:rPr>
          <w:rFonts w:ascii="Univers for KPMG" w:hAnsi="Univers for KPMG"/>
          <w:sz w:val="20"/>
          <w:szCs w:val="20"/>
        </w:rPr>
      </w:pPr>
      <w:r w:rsidRPr="0088460C">
        <w:rPr>
          <w:rFonts w:ascii="Univers for KPMG" w:hAnsi="Univers for KPMG"/>
          <w:sz w:val="20"/>
          <w:szCs w:val="20"/>
          <w:lang w:val="en-GB"/>
        </w:rPr>
        <w:t>Provide brief comments on the VAT liability the UK Target applies to income sources, the processes in place to determine the VAT treatment of supplies made, and whether agreements have been reached with HMRC in connection with the VAT treatment of supplies made. Please note, this will not constitute a detailed product file review for VAT purposes.</w:t>
      </w:r>
    </w:p>
    <w:p w14:paraId="4B94AD5A" w14:textId="77777777" w:rsidR="0088460C" w:rsidRPr="0088460C" w:rsidRDefault="0088460C" w:rsidP="00C92B08">
      <w:pPr>
        <w:numPr>
          <w:ilvl w:val="0"/>
          <w:numId w:val="30"/>
        </w:numPr>
        <w:rPr>
          <w:rFonts w:ascii="Univers for KPMG" w:hAnsi="Univers for KPMG"/>
          <w:sz w:val="20"/>
          <w:szCs w:val="20"/>
        </w:rPr>
      </w:pPr>
      <w:r w:rsidRPr="0088460C">
        <w:rPr>
          <w:rFonts w:ascii="Univers for KPMG" w:hAnsi="Univers for KPMG"/>
          <w:sz w:val="20"/>
          <w:szCs w:val="20"/>
          <w:lang w:val="en-GB"/>
        </w:rPr>
        <w:t xml:space="preserve">If applicable, comment on the evidence held to support zero rating or exemption of supplies made through a </w:t>
      </w:r>
      <w:r w:rsidRPr="0088460C">
        <w:rPr>
          <w:rFonts w:ascii="Univers for KPMG" w:hAnsi="Univers for KPMG"/>
          <w:sz w:val="20"/>
          <w:szCs w:val="20"/>
          <w:lang w:val="en-GB"/>
        </w:rPr>
        <w:lastRenderedPageBreak/>
        <w:t>discussion with Management. Please note this will not involve a review of documentary evidence.</w:t>
      </w:r>
    </w:p>
    <w:p w14:paraId="21CB3C6D" w14:textId="4B95E0D3" w:rsidR="0088460C" w:rsidRPr="0088460C" w:rsidDel="00C773C3" w:rsidRDefault="0088460C" w:rsidP="00C92B08">
      <w:pPr>
        <w:numPr>
          <w:ilvl w:val="0"/>
          <w:numId w:val="30"/>
        </w:numPr>
        <w:rPr>
          <w:del w:id="204" w:author="Oudyk, Mike" w:date="2024-02-12T10:07:00Z"/>
          <w:rFonts w:ascii="Univers for KPMG" w:hAnsi="Univers for KPMG"/>
          <w:sz w:val="20"/>
          <w:szCs w:val="20"/>
        </w:rPr>
      </w:pPr>
      <w:del w:id="205" w:author="Oudyk, Mike" w:date="2024-02-12T10:07:00Z">
        <w:r w:rsidRPr="0088460C" w:rsidDel="00C773C3">
          <w:rPr>
            <w:rFonts w:ascii="Univers for KPMG" w:hAnsi="Univers for KPMG"/>
            <w:sz w:val="20"/>
            <w:szCs w:val="20"/>
            <w:lang w:val="en-GB"/>
          </w:rPr>
          <w:delText>Comment on the VAT treatment applied to transactions between UK Target companies and costs used jointly by UK Target companies.</w:delText>
        </w:r>
      </w:del>
    </w:p>
    <w:p w14:paraId="0CD9D633" w14:textId="13B59152" w:rsidR="0088460C" w:rsidRPr="0088460C" w:rsidDel="00C773C3" w:rsidRDefault="0088460C" w:rsidP="00C92B08">
      <w:pPr>
        <w:numPr>
          <w:ilvl w:val="0"/>
          <w:numId w:val="30"/>
        </w:numPr>
        <w:rPr>
          <w:del w:id="206" w:author="Oudyk, Mike" w:date="2024-02-12T10:07:00Z"/>
          <w:rFonts w:ascii="Univers for KPMG" w:hAnsi="Univers for KPMG"/>
          <w:sz w:val="20"/>
          <w:szCs w:val="20"/>
        </w:rPr>
      </w:pPr>
      <w:del w:id="207" w:author="Oudyk, Mike" w:date="2024-02-12T10:07:00Z">
        <w:r w:rsidRPr="0088460C" w:rsidDel="00C773C3">
          <w:rPr>
            <w:rFonts w:ascii="Univers for KPMG" w:hAnsi="Univers for KPMG"/>
            <w:sz w:val="20"/>
            <w:szCs w:val="20"/>
            <w:lang w:val="en-GB"/>
          </w:rPr>
          <w:delText xml:space="preserve">Where applicable, we will also comment on special accounting regimes applied by the UK Target or agreements with HMRC that have been implemented for this purpose. </w:delText>
        </w:r>
      </w:del>
    </w:p>
    <w:p w14:paraId="1BFB29A3" w14:textId="77777777" w:rsidR="0088460C" w:rsidRPr="0088460C" w:rsidRDefault="0088460C" w:rsidP="00C92B08">
      <w:pPr>
        <w:numPr>
          <w:ilvl w:val="0"/>
          <w:numId w:val="30"/>
        </w:numPr>
        <w:rPr>
          <w:rFonts w:ascii="Univers for KPMG" w:hAnsi="Univers for KPMG"/>
          <w:sz w:val="20"/>
          <w:szCs w:val="20"/>
        </w:rPr>
      </w:pPr>
      <w:r w:rsidRPr="0088460C">
        <w:rPr>
          <w:rFonts w:ascii="Univers for KPMG" w:hAnsi="Univers for KPMG"/>
          <w:sz w:val="20"/>
          <w:szCs w:val="20"/>
          <w:lang w:val="en-GB"/>
        </w:rPr>
        <w:t>Comment on UK Target’s VAT recovery status, whether VAT recovery is routinely restricted on statutorily blocked items.</w:t>
      </w:r>
    </w:p>
    <w:p w14:paraId="0D791428" w14:textId="77777777" w:rsidR="0088460C" w:rsidRPr="0088460C" w:rsidRDefault="0088460C" w:rsidP="00C92B08">
      <w:pPr>
        <w:numPr>
          <w:ilvl w:val="0"/>
          <w:numId w:val="30"/>
        </w:numPr>
        <w:rPr>
          <w:rFonts w:ascii="Univers for KPMG" w:hAnsi="Univers for KPMG"/>
          <w:sz w:val="20"/>
          <w:szCs w:val="20"/>
        </w:rPr>
      </w:pPr>
      <w:r w:rsidRPr="0088460C">
        <w:rPr>
          <w:rFonts w:ascii="Univers for KPMG" w:hAnsi="Univers for KPMG"/>
          <w:sz w:val="20"/>
          <w:szCs w:val="20"/>
          <w:lang w:val="en-GB"/>
        </w:rPr>
        <w:t>Comment on the application of a partial exemption (or business/non-business) method, where appropriate. Please note that our work in this regard will be limited to commentary on the partial exemption method applied, the tax advice received in support of this position and whether the position has been agreed with HMRC (where a non-standard method has been applied). We will not comment on the reasonableness of the method applied or seek to recalculate the applicable partial exemption percentage.</w:t>
      </w:r>
    </w:p>
    <w:p w14:paraId="7906F002" w14:textId="3FBD1DBC" w:rsidR="0088460C" w:rsidRPr="0088460C" w:rsidDel="00C773C3" w:rsidRDefault="0088460C" w:rsidP="00C92B08">
      <w:pPr>
        <w:numPr>
          <w:ilvl w:val="0"/>
          <w:numId w:val="30"/>
        </w:numPr>
        <w:rPr>
          <w:del w:id="208" w:author="Oudyk, Mike" w:date="2024-02-12T10:07:00Z"/>
          <w:rFonts w:ascii="Univers for KPMG" w:hAnsi="Univers for KPMG"/>
          <w:sz w:val="20"/>
          <w:szCs w:val="20"/>
        </w:rPr>
      </w:pPr>
      <w:del w:id="209" w:author="Oudyk, Mike" w:date="2024-02-12T10:07:00Z">
        <w:r w:rsidRPr="0088460C" w:rsidDel="00C773C3">
          <w:rPr>
            <w:rFonts w:ascii="Univers for KPMG" w:hAnsi="Univers for KPMG"/>
            <w:sz w:val="20"/>
            <w:szCs w:val="20"/>
            <w:lang w:val="en-GB"/>
          </w:rPr>
          <w:delText>Enquire whether VAT has been incurred on ‘deal fees’ relating to material restructuring /reorganisations, the extent of recovery claimed and whether advice/HMRC agreement has been obtained in this regard.</w:delText>
        </w:r>
      </w:del>
    </w:p>
    <w:p w14:paraId="1A3286BF" w14:textId="77777777" w:rsidR="0088460C" w:rsidRPr="0088460C" w:rsidRDefault="0088460C" w:rsidP="00C92B08">
      <w:pPr>
        <w:numPr>
          <w:ilvl w:val="0"/>
          <w:numId w:val="30"/>
        </w:numPr>
        <w:rPr>
          <w:rFonts w:ascii="Univers for KPMG" w:hAnsi="Univers for KPMG"/>
          <w:sz w:val="20"/>
          <w:szCs w:val="20"/>
        </w:rPr>
      </w:pPr>
      <w:r w:rsidRPr="0088460C">
        <w:rPr>
          <w:rFonts w:ascii="Univers for KPMG" w:hAnsi="Univers for KPMG"/>
          <w:sz w:val="20"/>
          <w:szCs w:val="20"/>
          <w:lang w:val="en-GB"/>
        </w:rPr>
        <w:t>Comment on whether UK Target has made, or identified a requirement to make, disclosures for VAT compliance errors in the Historical Period. Enquire of Management whether appropriate controls have been introduced to prevent reoccurrence.</w:t>
      </w:r>
    </w:p>
    <w:p w14:paraId="1F681758" w14:textId="326306CA" w:rsidR="0088460C" w:rsidRPr="0088460C" w:rsidDel="00C773C3" w:rsidRDefault="0088460C" w:rsidP="00C92B08">
      <w:pPr>
        <w:numPr>
          <w:ilvl w:val="0"/>
          <w:numId w:val="30"/>
        </w:numPr>
        <w:rPr>
          <w:del w:id="210" w:author="Oudyk, Mike" w:date="2024-02-12T10:08:00Z"/>
          <w:rFonts w:ascii="Univers for KPMG" w:hAnsi="Univers for KPMG"/>
          <w:sz w:val="20"/>
          <w:szCs w:val="20"/>
        </w:rPr>
      </w:pPr>
      <w:del w:id="211" w:author="Oudyk, Mike" w:date="2024-02-12T10:08:00Z">
        <w:r w:rsidRPr="0088460C" w:rsidDel="00C773C3">
          <w:rPr>
            <w:rFonts w:ascii="Univers for KPMG" w:hAnsi="Univers for KPMG"/>
            <w:sz w:val="20"/>
            <w:szCs w:val="20"/>
            <w:lang w:val="en-GB"/>
          </w:rPr>
          <w:delText>Comment on the VAT treatment of UK Target’s property interests including obligations under the capital goods scheme and whether options to tax have been made in relation to UK property interests.</w:delText>
        </w:r>
      </w:del>
    </w:p>
    <w:p w14:paraId="05A33401" w14:textId="77777777" w:rsidR="00C92B08" w:rsidRDefault="00C92B08" w:rsidP="00FF7F50">
      <w:pPr>
        <w:rPr>
          <w:rFonts w:ascii="Univers for KPMG" w:hAnsi="Univers for KPMG"/>
          <w:b/>
          <w:bCs/>
          <w:sz w:val="20"/>
          <w:szCs w:val="20"/>
        </w:rPr>
      </w:pPr>
    </w:p>
    <w:p w14:paraId="3BDC6972" w14:textId="2DA09C91" w:rsidR="0088460C" w:rsidRPr="0088460C" w:rsidRDefault="0088460C" w:rsidP="00FF7F50">
      <w:pPr>
        <w:rPr>
          <w:rFonts w:ascii="Univers for KPMG" w:hAnsi="Univers for KPMG"/>
          <w:b/>
          <w:bCs/>
          <w:sz w:val="20"/>
          <w:szCs w:val="20"/>
        </w:rPr>
      </w:pPr>
      <w:r w:rsidRPr="0088460C">
        <w:rPr>
          <w:rFonts w:ascii="Univers for KPMG" w:hAnsi="Univers for KPMG"/>
          <w:b/>
          <w:bCs/>
          <w:sz w:val="20"/>
          <w:szCs w:val="20"/>
        </w:rPr>
        <w:t>Employment taxes</w:t>
      </w:r>
    </w:p>
    <w:p w14:paraId="0150292B" w14:textId="77777777" w:rsidR="0088460C" w:rsidRPr="0088460C" w:rsidRDefault="0088460C" w:rsidP="00C92B08">
      <w:pPr>
        <w:numPr>
          <w:ilvl w:val="0"/>
          <w:numId w:val="31"/>
        </w:numPr>
        <w:rPr>
          <w:rFonts w:ascii="Univers for KPMG" w:hAnsi="Univers for KPMG"/>
          <w:sz w:val="20"/>
          <w:szCs w:val="20"/>
        </w:rPr>
      </w:pPr>
      <w:r w:rsidRPr="0088460C">
        <w:rPr>
          <w:rFonts w:ascii="Univers for KPMG" w:hAnsi="Univers for KPMG"/>
          <w:sz w:val="20"/>
          <w:szCs w:val="20"/>
          <w:lang w:val="en-GB"/>
        </w:rPr>
        <w:t>Enquire of Management whether the UK Target has made its Real Time Information submissions on an accurate and timely basis, and whether PAYE and NIC remittances have been made on time.</w:t>
      </w:r>
    </w:p>
    <w:p w14:paraId="7B47FF87" w14:textId="77777777" w:rsidR="0088460C" w:rsidRPr="0088460C" w:rsidRDefault="0088460C" w:rsidP="00C92B08">
      <w:pPr>
        <w:numPr>
          <w:ilvl w:val="0"/>
          <w:numId w:val="31"/>
        </w:numPr>
        <w:rPr>
          <w:rFonts w:ascii="Univers for KPMG" w:hAnsi="Univers for KPMG"/>
          <w:sz w:val="20"/>
          <w:szCs w:val="20"/>
        </w:rPr>
      </w:pPr>
      <w:r w:rsidRPr="0088460C">
        <w:rPr>
          <w:rFonts w:ascii="Univers for KPMG" w:hAnsi="Univers for KPMG"/>
          <w:sz w:val="20"/>
          <w:szCs w:val="20"/>
          <w:lang w:val="en-GB"/>
        </w:rPr>
        <w:t>Enquire of Management whether officeholders (including both executive and non-executive directors) are paid via the payroll. Please note that this will not include a detailed review of the employment status of officeholders.</w:t>
      </w:r>
    </w:p>
    <w:p w14:paraId="1422E4FE" w14:textId="77777777" w:rsidR="0088460C" w:rsidRPr="0088460C" w:rsidRDefault="0088460C" w:rsidP="00C92B08">
      <w:pPr>
        <w:numPr>
          <w:ilvl w:val="0"/>
          <w:numId w:val="31"/>
        </w:numPr>
        <w:rPr>
          <w:rFonts w:ascii="Univers for KPMG" w:hAnsi="Univers for KPMG"/>
          <w:sz w:val="20"/>
          <w:szCs w:val="20"/>
        </w:rPr>
      </w:pPr>
      <w:r w:rsidRPr="0088460C">
        <w:rPr>
          <w:rFonts w:ascii="Univers for KPMG" w:hAnsi="Univers for KPMG"/>
          <w:sz w:val="20"/>
          <w:szCs w:val="20"/>
          <w:lang w:val="en-GB"/>
        </w:rPr>
        <w:t>Summarise and comment on potential PAYE and NIC issues relating to the engagement of self-employed contractors. Please note that this will not involve a detailed analysis nor review of employment status, but we will comment on the approach taken in relation to the engagement of self-employed contractors and highlight any risks identified.</w:t>
      </w:r>
    </w:p>
    <w:p w14:paraId="19B7A889" w14:textId="77777777" w:rsidR="0088460C" w:rsidRPr="0088460C" w:rsidRDefault="0088460C" w:rsidP="00C92B08">
      <w:pPr>
        <w:numPr>
          <w:ilvl w:val="0"/>
          <w:numId w:val="31"/>
        </w:numPr>
        <w:rPr>
          <w:rFonts w:ascii="Univers for KPMG" w:hAnsi="Univers for KPMG"/>
          <w:sz w:val="20"/>
          <w:szCs w:val="20"/>
        </w:rPr>
      </w:pPr>
      <w:r w:rsidRPr="0088460C">
        <w:rPr>
          <w:rFonts w:ascii="Univers for KPMG" w:hAnsi="Univers for KPMG"/>
          <w:sz w:val="20"/>
          <w:szCs w:val="20"/>
          <w:lang w:val="en-GB"/>
        </w:rPr>
        <w:t>Enquire of Management whether termination payments have been made to employees on redundancy or on ceasing their employment within the Historical Period and Period to Date, and if so, summarise potential PAYE and NIC issues.</w:t>
      </w:r>
    </w:p>
    <w:p w14:paraId="35C95574" w14:textId="1A3493E4" w:rsidR="0088460C" w:rsidRPr="0088460C" w:rsidDel="00C773C3" w:rsidRDefault="0088460C" w:rsidP="00C92B08">
      <w:pPr>
        <w:numPr>
          <w:ilvl w:val="0"/>
          <w:numId w:val="31"/>
        </w:numPr>
        <w:rPr>
          <w:del w:id="212" w:author="Oudyk, Mike" w:date="2024-02-12T10:08:00Z"/>
          <w:rFonts w:ascii="Univers for KPMG" w:hAnsi="Univers for KPMG"/>
          <w:sz w:val="20"/>
          <w:szCs w:val="20"/>
        </w:rPr>
      </w:pPr>
      <w:del w:id="213" w:author="Oudyk, Mike" w:date="2024-02-12T10:08:00Z">
        <w:r w:rsidRPr="0088460C" w:rsidDel="00C773C3">
          <w:rPr>
            <w:rFonts w:ascii="Univers for KPMG" w:hAnsi="Univers for KPMG"/>
            <w:sz w:val="20"/>
            <w:szCs w:val="20"/>
            <w:lang w:val="en-GB"/>
          </w:rPr>
          <w:delText>Enquire of Management whether non-cash benefits are provided to employees and if so, consider how the UK Target accounts for taxable benefits and comment on PAYE and NIC issues arising in respect of these.</w:delText>
        </w:r>
      </w:del>
    </w:p>
    <w:p w14:paraId="07E01A23" w14:textId="25D819FD" w:rsidR="0088460C" w:rsidRPr="0088460C" w:rsidDel="00C773C3" w:rsidRDefault="0088460C" w:rsidP="00C92B08">
      <w:pPr>
        <w:numPr>
          <w:ilvl w:val="0"/>
          <w:numId w:val="31"/>
        </w:numPr>
        <w:rPr>
          <w:del w:id="214" w:author="Oudyk, Mike" w:date="2024-02-12T10:08:00Z"/>
          <w:rFonts w:ascii="Univers for KPMG" w:hAnsi="Univers for KPMG"/>
          <w:sz w:val="20"/>
          <w:szCs w:val="20"/>
        </w:rPr>
      </w:pPr>
      <w:del w:id="215" w:author="Oudyk, Mike" w:date="2024-02-12T10:08:00Z">
        <w:r w:rsidRPr="0088460C" w:rsidDel="00C773C3">
          <w:rPr>
            <w:rFonts w:ascii="Univers for KPMG" w:hAnsi="Univers for KPMG"/>
            <w:sz w:val="20"/>
            <w:szCs w:val="20"/>
            <w:lang w:val="en-GB"/>
          </w:rPr>
          <w:delText>Enquire of Management whether the UK Target has a PAYE Settlement Agreement in place with HMRC and if so, comment on which items are included and the approximate annual value.</w:delText>
        </w:r>
      </w:del>
    </w:p>
    <w:p w14:paraId="3B575FC5" w14:textId="77777777" w:rsidR="0088460C" w:rsidRPr="0088460C" w:rsidRDefault="0088460C" w:rsidP="00C92B08">
      <w:pPr>
        <w:numPr>
          <w:ilvl w:val="0"/>
          <w:numId w:val="31"/>
        </w:numPr>
        <w:rPr>
          <w:rFonts w:ascii="Univers for KPMG" w:hAnsi="Univers for KPMG"/>
          <w:sz w:val="20"/>
          <w:szCs w:val="20"/>
        </w:rPr>
      </w:pPr>
      <w:r w:rsidRPr="0088460C">
        <w:rPr>
          <w:rFonts w:ascii="Univers for KPMG" w:hAnsi="Univers for KPMG"/>
          <w:sz w:val="20"/>
          <w:szCs w:val="20"/>
          <w:lang w:val="en-GB"/>
        </w:rPr>
        <w:t>Enquire of Management whether the UK Target operates tax efficient pay arrangements (</w:t>
      </w:r>
      <w:proofErr w:type="gramStart"/>
      <w:r w:rsidRPr="0088460C">
        <w:rPr>
          <w:rFonts w:ascii="Univers for KPMG" w:hAnsi="Univers for KPMG"/>
          <w:sz w:val="20"/>
          <w:szCs w:val="20"/>
          <w:lang w:val="en-GB"/>
        </w:rPr>
        <w:t>e.g.</w:t>
      </w:r>
      <w:proofErr w:type="gramEnd"/>
      <w:r w:rsidRPr="0088460C">
        <w:rPr>
          <w:rFonts w:ascii="Univers for KPMG" w:hAnsi="Univers for KPMG"/>
          <w:sz w:val="20"/>
          <w:szCs w:val="20"/>
          <w:lang w:val="en-GB"/>
        </w:rPr>
        <w:t xml:space="preserve"> salary sacrifice).</w:t>
      </w:r>
    </w:p>
    <w:p w14:paraId="2201E51B" w14:textId="77777777" w:rsidR="0088460C" w:rsidRPr="0088460C" w:rsidRDefault="0088460C" w:rsidP="00C92B08">
      <w:pPr>
        <w:numPr>
          <w:ilvl w:val="0"/>
          <w:numId w:val="31"/>
        </w:numPr>
        <w:rPr>
          <w:rFonts w:ascii="Univers for KPMG" w:hAnsi="Univers for KPMG"/>
          <w:sz w:val="20"/>
          <w:szCs w:val="20"/>
        </w:rPr>
      </w:pPr>
      <w:r w:rsidRPr="0088460C">
        <w:rPr>
          <w:rFonts w:ascii="Univers for KPMG" w:hAnsi="Univers for KPMG"/>
          <w:sz w:val="20"/>
          <w:szCs w:val="20"/>
          <w:lang w:val="en-GB"/>
        </w:rPr>
        <w:t>Comment on the processes and controls in place in respect of expense claims.</w:t>
      </w:r>
    </w:p>
    <w:p w14:paraId="3DBEFCCC" w14:textId="77777777" w:rsidR="0088460C" w:rsidRPr="0088460C" w:rsidRDefault="0088460C" w:rsidP="00C92B08">
      <w:pPr>
        <w:numPr>
          <w:ilvl w:val="0"/>
          <w:numId w:val="31"/>
        </w:numPr>
        <w:rPr>
          <w:rFonts w:ascii="Univers for KPMG" w:hAnsi="Univers for KPMG"/>
          <w:sz w:val="20"/>
          <w:szCs w:val="20"/>
        </w:rPr>
      </w:pPr>
      <w:r w:rsidRPr="0088460C">
        <w:rPr>
          <w:rFonts w:ascii="Univers for KPMG" w:hAnsi="Univers for KPMG"/>
          <w:sz w:val="20"/>
          <w:szCs w:val="20"/>
          <w:lang w:val="en-GB"/>
        </w:rPr>
        <w:t>Summarise the tax implications of employees holding interests in the LLP or shares in any group company through employee incentive schemes (if applicable).</w:t>
      </w:r>
    </w:p>
    <w:p w14:paraId="103094C7" w14:textId="77777777" w:rsidR="00C92B08" w:rsidRDefault="00C92B08" w:rsidP="0088460C">
      <w:pPr>
        <w:rPr>
          <w:rFonts w:ascii="Univers for KPMG" w:hAnsi="Univers for KPMG"/>
          <w:b/>
          <w:bCs/>
          <w:sz w:val="20"/>
          <w:szCs w:val="20"/>
          <w:lang w:val="en-GB" w:bidi="ar-SA"/>
        </w:rPr>
      </w:pPr>
    </w:p>
    <w:p w14:paraId="72707746" w14:textId="610ECF38" w:rsidR="0088460C" w:rsidRPr="0088460C" w:rsidRDefault="0088460C" w:rsidP="0088460C">
      <w:pPr>
        <w:rPr>
          <w:rFonts w:ascii="Univers for KPMG" w:hAnsi="Univers for KPMG"/>
          <w:sz w:val="20"/>
          <w:szCs w:val="20"/>
          <w:lang w:bidi="ar-SA"/>
        </w:rPr>
      </w:pPr>
      <w:r w:rsidRPr="0088460C">
        <w:rPr>
          <w:rFonts w:ascii="Univers for KPMG" w:hAnsi="Univers for KPMG"/>
          <w:b/>
          <w:bCs/>
          <w:sz w:val="20"/>
          <w:szCs w:val="20"/>
          <w:lang w:val="en-GB" w:bidi="ar-SA"/>
        </w:rPr>
        <w:t>Assumptions and limitations</w:t>
      </w:r>
    </w:p>
    <w:p w14:paraId="4937E77C" w14:textId="77777777" w:rsidR="0088460C" w:rsidRPr="0088460C" w:rsidRDefault="0088460C" w:rsidP="00C92B08">
      <w:pPr>
        <w:numPr>
          <w:ilvl w:val="0"/>
          <w:numId w:val="32"/>
        </w:numPr>
        <w:rPr>
          <w:rFonts w:ascii="Univers for KPMG" w:hAnsi="Univers for KPMG"/>
          <w:sz w:val="20"/>
          <w:szCs w:val="20"/>
        </w:rPr>
      </w:pPr>
      <w:r w:rsidRPr="0088460C">
        <w:rPr>
          <w:rFonts w:ascii="Univers for KPMG" w:hAnsi="Univers for KPMG"/>
          <w:sz w:val="20"/>
          <w:szCs w:val="20"/>
          <w:lang w:val="en-GB"/>
        </w:rPr>
        <w:t xml:space="preserve">To the extent that tax liabilities or risks are identified as part of the due diligence procedures we will quantify tax exposures based on the information provided and/or will comment on the calculation of any liability provided to us. However, our scope of work excludes any follow up work to quantify any exposures where the information is not readily available including calls and correspondence with advisers on the technical detail behind the calculations. </w:t>
      </w:r>
    </w:p>
    <w:p w14:paraId="00B85146" w14:textId="77777777" w:rsidR="0088460C" w:rsidRPr="0088460C" w:rsidRDefault="0088460C" w:rsidP="00C92B08">
      <w:pPr>
        <w:numPr>
          <w:ilvl w:val="0"/>
          <w:numId w:val="32"/>
        </w:numPr>
        <w:rPr>
          <w:rFonts w:ascii="Univers for KPMG" w:hAnsi="Univers for KPMG"/>
          <w:sz w:val="20"/>
          <w:szCs w:val="20"/>
        </w:rPr>
      </w:pPr>
      <w:r w:rsidRPr="0088460C">
        <w:rPr>
          <w:rFonts w:ascii="Univers for KPMG" w:hAnsi="Univers for KPMG"/>
          <w:sz w:val="20"/>
          <w:szCs w:val="20"/>
          <w:lang w:val="en-GB"/>
        </w:rPr>
        <w:t>We would be happy to agree a scope and fee proposal for any items not covered in the above scope of work, including those set out below.</w:t>
      </w:r>
    </w:p>
    <w:p w14:paraId="3A129A03" w14:textId="77777777" w:rsidR="0088460C" w:rsidRPr="0088460C" w:rsidRDefault="0088460C" w:rsidP="00C92B08">
      <w:pPr>
        <w:numPr>
          <w:ilvl w:val="0"/>
          <w:numId w:val="32"/>
        </w:numPr>
        <w:rPr>
          <w:rFonts w:ascii="Univers for KPMG" w:hAnsi="Univers for KPMG"/>
          <w:sz w:val="20"/>
          <w:szCs w:val="20"/>
        </w:rPr>
      </w:pPr>
      <w:r w:rsidRPr="0088460C">
        <w:rPr>
          <w:rFonts w:ascii="Univers for KPMG" w:hAnsi="Univers for KPMG"/>
          <w:sz w:val="20"/>
          <w:szCs w:val="20"/>
          <w:lang w:val="en-GB"/>
        </w:rPr>
        <w:t>Our advice will not constitute a transfer pricing analysis to support the quantum of debt, interest rate or pricing of related party transactions. Our work will be limited to commenting on the potential application of UK transfer pricing legislation.</w:t>
      </w:r>
    </w:p>
    <w:p w14:paraId="76AB25AD" w14:textId="77777777" w:rsidR="0088460C" w:rsidRPr="0088460C" w:rsidRDefault="0088460C" w:rsidP="00C92B08">
      <w:pPr>
        <w:numPr>
          <w:ilvl w:val="0"/>
          <w:numId w:val="32"/>
        </w:numPr>
        <w:rPr>
          <w:rFonts w:ascii="Univers for KPMG" w:hAnsi="Univers for KPMG"/>
          <w:sz w:val="20"/>
          <w:szCs w:val="20"/>
        </w:rPr>
      </w:pPr>
      <w:r w:rsidRPr="0088460C">
        <w:rPr>
          <w:rFonts w:ascii="Univers for KPMG" w:hAnsi="Univers for KPMG"/>
          <w:sz w:val="20"/>
          <w:szCs w:val="20"/>
          <w:lang w:val="en-GB"/>
        </w:rPr>
        <w:t>The National Minimum Wage (“</w:t>
      </w:r>
      <w:r w:rsidRPr="0088460C">
        <w:rPr>
          <w:rFonts w:ascii="Univers for KPMG" w:hAnsi="Univers for KPMG"/>
          <w:b/>
          <w:bCs/>
          <w:sz w:val="20"/>
          <w:szCs w:val="20"/>
          <w:lang w:val="en-GB"/>
        </w:rPr>
        <w:t>NMW</w:t>
      </w:r>
      <w:r w:rsidRPr="0088460C">
        <w:rPr>
          <w:rFonts w:ascii="Univers for KPMG" w:hAnsi="Univers for KPMG"/>
          <w:sz w:val="20"/>
          <w:szCs w:val="20"/>
          <w:lang w:val="en-GB"/>
        </w:rPr>
        <w:t xml:space="preserve">”) is currently an issue across a number of </w:t>
      </w:r>
      <w:proofErr w:type="gramStart"/>
      <w:r w:rsidRPr="0088460C">
        <w:rPr>
          <w:rFonts w:ascii="Univers for KPMG" w:hAnsi="Univers for KPMG"/>
          <w:sz w:val="20"/>
          <w:szCs w:val="20"/>
          <w:lang w:val="en-GB"/>
        </w:rPr>
        <w:t>sectors</w:t>
      </w:r>
      <w:proofErr w:type="gramEnd"/>
      <w:r w:rsidRPr="0088460C">
        <w:rPr>
          <w:rFonts w:ascii="Univers for KPMG" w:hAnsi="Univers for KPMG"/>
          <w:sz w:val="20"/>
          <w:szCs w:val="20"/>
          <w:lang w:val="en-GB"/>
        </w:rPr>
        <w:t xml:space="preserve"> and you may wish to assess liabilities, risks or exposures in this area.</w:t>
      </w:r>
    </w:p>
    <w:p w14:paraId="1ED1592F" w14:textId="77777777" w:rsidR="0088460C" w:rsidRPr="0088460C" w:rsidRDefault="0088460C" w:rsidP="00C92B08">
      <w:pPr>
        <w:numPr>
          <w:ilvl w:val="0"/>
          <w:numId w:val="32"/>
        </w:numPr>
        <w:rPr>
          <w:rFonts w:ascii="Univers for KPMG" w:hAnsi="Univers for KPMG"/>
          <w:sz w:val="20"/>
          <w:szCs w:val="20"/>
        </w:rPr>
      </w:pPr>
      <w:r w:rsidRPr="0088460C">
        <w:rPr>
          <w:rFonts w:ascii="Univers for KPMG" w:hAnsi="Univers for KPMG"/>
          <w:sz w:val="20"/>
          <w:szCs w:val="20"/>
          <w:lang w:val="en-GB"/>
        </w:rPr>
        <w:t xml:space="preserve">In respect of acquisitions, disposals or reorganisations within the Historical Period, our scope of work does not include us re-performing any analysis which has been obtained within advice received by the Group. To the extent no formal advice has been sought, we will not perform any detailed analysis to confirm </w:t>
      </w:r>
      <w:proofErr w:type="gramStart"/>
      <w:r w:rsidRPr="0088460C">
        <w:rPr>
          <w:rFonts w:ascii="Univers for KPMG" w:hAnsi="Univers for KPMG"/>
          <w:sz w:val="20"/>
          <w:szCs w:val="20"/>
          <w:lang w:val="en-GB"/>
        </w:rPr>
        <w:t>whether or not</w:t>
      </w:r>
      <w:proofErr w:type="gramEnd"/>
      <w:r w:rsidRPr="0088460C">
        <w:rPr>
          <w:rFonts w:ascii="Univers for KPMG" w:hAnsi="Univers for KPMG"/>
          <w:sz w:val="20"/>
          <w:szCs w:val="20"/>
          <w:lang w:val="en-GB"/>
        </w:rPr>
        <w:t xml:space="preserve"> a transaction could give </w:t>
      </w:r>
      <w:r w:rsidRPr="0088460C">
        <w:rPr>
          <w:rFonts w:ascii="Univers for KPMG" w:hAnsi="Univers for KPMG"/>
          <w:sz w:val="20"/>
          <w:szCs w:val="20"/>
          <w:lang w:val="en-GB"/>
        </w:rPr>
        <w:lastRenderedPageBreak/>
        <w:t>rise to any tax risks.</w:t>
      </w:r>
    </w:p>
    <w:p w14:paraId="605712F3" w14:textId="77777777" w:rsidR="0088460C" w:rsidRPr="0088460C" w:rsidRDefault="0088460C" w:rsidP="00C92B08">
      <w:pPr>
        <w:numPr>
          <w:ilvl w:val="0"/>
          <w:numId w:val="32"/>
        </w:numPr>
        <w:rPr>
          <w:rFonts w:ascii="Univers for KPMG" w:hAnsi="Univers for KPMG"/>
          <w:sz w:val="20"/>
          <w:szCs w:val="20"/>
        </w:rPr>
      </w:pPr>
      <w:r w:rsidRPr="0088460C">
        <w:rPr>
          <w:rFonts w:ascii="Univers for KPMG" w:hAnsi="Univers for KPMG"/>
          <w:sz w:val="20"/>
          <w:szCs w:val="20"/>
          <w:lang w:val="en-GB"/>
        </w:rPr>
        <w:t xml:space="preserve">Our scope of work does not include considering any of the tax assumptions in the financial model. </w:t>
      </w:r>
    </w:p>
    <w:p w14:paraId="077EDAEF" w14:textId="77777777" w:rsidR="0088460C" w:rsidRPr="0088460C" w:rsidRDefault="0088460C" w:rsidP="00C92B08">
      <w:pPr>
        <w:numPr>
          <w:ilvl w:val="0"/>
          <w:numId w:val="32"/>
        </w:numPr>
        <w:rPr>
          <w:rFonts w:ascii="Univers for KPMG" w:hAnsi="Univers for KPMG"/>
          <w:sz w:val="20"/>
          <w:szCs w:val="20"/>
        </w:rPr>
      </w:pPr>
      <w:r w:rsidRPr="0088460C">
        <w:rPr>
          <w:rFonts w:ascii="Univers for KPMG" w:hAnsi="Univers for KPMG"/>
          <w:sz w:val="20"/>
          <w:szCs w:val="20"/>
          <w:lang w:val="en-GB"/>
        </w:rPr>
        <w:t>For the avoidance of doubt, our work will not extend to a detailed consideration of share incentive plans (or other documentation), obtaining clearances or confirmations from HMRC or contractual protections against identified risks.</w:t>
      </w:r>
    </w:p>
    <w:p w14:paraId="64454B18" w14:textId="77777777" w:rsidR="0088460C" w:rsidRDefault="0088460C" w:rsidP="00FF7F50">
      <w:pPr>
        <w:rPr>
          <w:rFonts w:ascii="Univers for KPMG" w:hAnsi="Univers for KPMG"/>
          <w:color w:val="FF0000"/>
          <w:sz w:val="20"/>
          <w:szCs w:val="20"/>
        </w:rPr>
      </w:pPr>
    </w:p>
    <w:p w14:paraId="4A7FA9F3" w14:textId="6EBE98D4" w:rsidR="00FF7F50" w:rsidRPr="00C92B08" w:rsidRDefault="00C92B08" w:rsidP="00FF7F50">
      <w:pPr>
        <w:pStyle w:val="Heading2"/>
        <w:ind w:left="0"/>
        <w:rPr>
          <w:u w:val="single"/>
        </w:rPr>
      </w:pPr>
      <w:r w:rsidRPr="00C92B08">
        <w:rPr>
          <w:u w:val="single"/>
        </w:rPr>
        <w:t xml:space="preserve">F. </w:t>
      </w:r>
      <w:r w:rsidR="00FF7F50" w:rsidRPr="00C92B08">
        <w:rPr>
          <w:u w:val="single"/>
        </w:rPr>
        <w:t>Tax Structuring</w:t>
      </w:r>
    </w:p>
    <w:p w14:paraId="1EA7B82E" w14:textId="77777777" w:rsidR="00FF7F50" w:rsidRPr="00C92B08" w:rsidRDefault="00FF7F50" w:rsidP="00FF7F50">
      <w:pPr>
        <w:rPr>
          <w:rFonts w:ascii="Univers for KPMG" w:hAnsi="Univers for KPMG"/>
          <w:sz w:val="20"/>
          <w:szCs w:val="20"/>
        </w:rPr>
      </w:pPr>
      <w:r w:rsidRPr="00C92B08">
        <w:rPr>
          <w:rFonts w:ascii="Univers for KPMG" w:hAnsi="Univers for KPMG"/>
          <w:sz w:val="20"/>
          <w:szCs w:val="20"/>
        </w:rPr>
        <w:t>The following represents the most common structuring procedures encountered in transactions of this type.  At your request, we will assist with one or more of the following. As described above, all structuring services are billed based upon actual time incurred at agreed-upon rates.</w:t>
      </w:r>
    </w:p>
    <w:p w14:paraId="23517B94" w14:textId="77777777" w:rsidR="00FF7F50" w:rsidRPr="00C92B08" w:rsidRDefault="00FF7F50" w:rsidP="00FF7F50">
      <w:pPr>
        <w:rPr>
          <w:rFonts w:ascii="Univers for KPMG" w:hAnsi="Univers for KPMG"/>
          <w:sz w:val="20"/>
          <w:szCs w:val="20"/>
        </w:rPr>
      </w:pPr>
    </w:p>
    <w:p w14:paraId="07FE9F75" w14:textId="77777777" w:rsidR="00FF7F50" w:rsidRPr="00C92B08" w:rsidRDefault="00FF7F50" w:rsidP="00C92B08">
      <w:pPr>
        <w:pStyle w:val="ListParagraph"/>
        <w:widowControl/>
        <w:numPr>
          <w:ilvl w:val="0"/>
          <w:numId w:val="24"/>
        </w:numPr>
        <w:autoSpaceDE/>
        <w:autoSpaceDN/>
        <w:spacing w:after="200" w:line="276" w:lineRule="auto"/>
        <w:contextualSpacing/>
        <w:rPr>
          <w:rFonts w:ascii="Univers for KPMG" w:hAnsi="Univers for KPMG"/>
          <w:sz w:val="20"/>
          <w:szCs w:val="20"/>
        </w:rPr>
      </w:pPr>
      <w:r w:rsidRPr="00C92B08">
        <w:rPr>
          <w:rFonts w:ascii="Univers for KPMG" w:hAnsi="Univers for KPMG"/>
          <w:sz w:val="20"/>
          <w:szCs w:val="20"/>
        </w:rPr>
        <w:t>Provide tax advice on the preferred tax-efficient acquisition structure of the shares and/or assets of Target, including the following:</w:t>
      </w:r>
    </w:p>
    <w:p w14:paraId="4E37F1F1" w14:textId="77777777" w:rsidR="00FF7F50" w:rsidRPr="00C92B08" w:rsidRDefault="00FF7F50" w:rsidP="00C92B08">
      <w:pPr>
        <w:pStyle w:val="ListParagraph"/>
        <w:widowControl/>
        <w:numPr>
          <w:ilvl w:val="0"/>
          <w:numId w:val="25"/>
        </w:numPr>
        <w:autoSpaceDE/>
        <w:autoSpaceDN/>
        <w:spacing w:after="200" w:line="276" w:lineRule="auto"/>
        <w:contextualSpacing/>
        <w:rPr>
          <w:rFonts w:ascii="Univers for KPMG" w:hAnsi="Univers for KPMG"/>
          <w:sz w:val="20"/>
          <w:szCs w:val="20"/>
        </w:rPr>
      </w:pPr>
      <w:r w:rsidRPr="00C92B08">
        <w:rPr>
          <w:rFonts w:ascii="Univers for KPMG" w:hAnsi="Univers for KPMG"/>
          <w:sz w:val="20"/>
          <w:szCs w:val="20"/>
        </w:rPr>
        <w:t>Consider structuring alternatives to minimize withholding tax;</w:t>
      </w:r>
    </w:p>
    <w:p w14:paraId="53498B5B" w14:textId="77777777" w:rsidR="00FF7F50" w:rsidRPr="00C92B08" w:rsidRDefault="00FF7F50" w:rsidP="00C92B08">
      <w:pPr>
        <w:pStyle w:val="ListParagraph"/>
        <w:widowControl/>
        <w:numPr>
          <w:ilvl w:val="0"/>
          <w:numId w:val="25"/>
        </w:numPr>
        <w:autoSpaceDE/>
        <w:autoSpaceDN/>
        <w:spacing w:after="200" w:line="276" w:lineRule="auto"/>
        <w:contextualSpacing/>
        <w:rPr>
          <w:rFonts w:ascii="Univers for KPMG" w:hAnsi="Univers for KPMG"/>
          <w:sz w:val="20"/>
          <w:szCs w:val="20"/>
        </w:rPr>
      </w:pPr>
      <w:r w:rsidRPr="00C92B08">
        <w:rPr>
          <w:rFonts w:ascii="Univers for KPMG" w:hAnsi="Univers for KPMG"/>
          <w:sz w:val="20"/>
          <w:szCs w:val="20"/>
        </w:rPr>
        <w:t>Assist with the determination of the quantum of shareholder debt and the applicable interest rate for such debt;</w:t>
      </w:r>
    </w:p>
    <w:p w14:paraId="477415F9" w14:textId="77777777" w:rsidR="00FF7F50" w:rsidRPr="00C92B08" w:rsidRDefault="00FF7F50" w:rsidP="00C92B08">
      <w:pPr>
        <w:pStyle w:val="ListParagraph"/>
        <w:widowControl/>
        <w:numPr>
          <w:ilvl w:val="0"/>
          <w:numId w:val="25"/>
        </w:numPr>
        <w:autoSpaceDE/>
        <w:autoSpaceDN/>
        <w:spacing w:after="200" w:line="276" w:lineRule="auto"/>
        <w:contextualSpacing/>
        <w:rPr>
          <w:rFonts w:ascii="Univers for KPMG" w:hAnsi="Univers for KPMG"/>
          <w:sz w:val="20"/>
          <w:szCs w:val="20"/>
        </w:rPr>
      </w:pPr>
      <w:r w:rsidRPr="00C92B08">
        <w:rPr>
          <w:rFonts w:ascii="Univers for KPMG" w:hAnsi="Univers for KPMG"/>
          <w:sz w:val="20"/>
          <w:szCs w:val="20"/>
        </w:rPr>
        <w:t>Post-acquisition structuring considerations to improve tax efficiencies of the business on a go-forward basis;</w:t>
      </w:r>
    </w:p>
    <w:p w14:paraId="4B7BCB39" w14:textId="77777777" w:rsidR="00FF7F50" w:rsidRPr="00C92B08" w:rsidRDefault="00FF7F50" w:rsidP="00C92B08">
      <w:pPr>
        <w:pStyle w:val="ListParagraph"/>
        <w:widowControl/>
        <w:numPr>
          <w:ilvl w:val="0"/>
          <w:numId w:val="25"/>
        </w:numPr>
        <w:autoSpaceDE/>
        <w:autoSpaceDN/>
        <w:spacing w:after="200" w:line="276" w:lineRule="auto"/>
        <w:contextualSpacing/>
        <w:rPr>
          <w:rFonts w:ascii="Univers for KPMG" w:hAnsi="Univers for KPMG"/>
          <w:sz w:val="20"/>
          <w:szCs w:val="20"/>
        </w:rPr>
      </w:pPr>
      <w:r w:rsidRPr="00C92B08">
        <w:rPr>
          <w:rFonts w:ascii="Univers for KPMG" w:hAnsi="Univers for KPMG"/>
          <w:sz w:val="20"/>
          <w:szCs w:val="20"/>
        </w:rPr>
        <w:t>Tax deductibility of interest expense and transaction costs;</w:t>
      </w:r>
    </w:p>
    <w:p w14:paraId="67301469" w14:textId="77777777" w:rsidR="00FF7F50" w:rsidRPr="00C92B08" w:rsidRDefault="00FF7F50" w:rsidP="00C92B08">
      <w:pPr>
        <w:pStyle w:val="ListParagraph"/>
        <w:widowControl/>
        <w:numPr>
          <w:ilvl w:val="0"/>
          <w:numId w:val="25"/>
        </w:numPr>
        <w:autoSpaceDE/>
        <w:autoSpaceDN/>
        <w:spacing w:after="200" w:line="276" w:lineRule="auto"/>
        <w:contextualSpacing/>
        <w:rPr>
          <w:rFonts w:ascii="Univers for KPMG" w:hAnsi="Univers for KPMG"/>
          <w:sz w:val="20"/>
          <w:szCs w:val="20"/>
        </w:rPr>
      </w:pPr>
      <w:r w:rsidRPr="00C92B08">
        <w:rPr>
          <w:rFonts w:ascii="Univers for KPMG" w:hAnsi="Univers for KPMG"/>
          <w:sz w:val="20"/>
          <w:szCs w:val="20"/>
        </w:rPr>
        <w:t>Assist with purchase price allocation for tax purposes; and</w:t>
      </w:r>
    </w:p>
    <w:p w14:paraId="3A8BDDA8" w14:textId="77777777" w:rsidR="00FF7F50" w:rsidRPr="00C92B08" w:rsidRDefault="00FF7F50" w:rsidP="00C92B08">
      <w:pPr>
        <w:pStyle w:val="ListParagraph"/>
        <w:widowControl/>
        <w:numPr>
          <w:ilvl w:val="0"/>
          <w:numId w:val="25"/>
        </w:numPr>
        <w:autoSpaceDE/>
        <w:autoSpaceDN/>
        <w:spacing w:after="200" w:line="276" w:lineRule="auto"/>
        <w:contextualSpacing/>
        <w:rPr>
          <w:rFonts w:ascii="Univers for KPMG" w:hAnsi="Univers for KPMG"/>
          <w:sz w:val="20"/>
          <w:szCs w:val="20"/>
        </w:rPr>
      </w:pPr>
      <w:r w:rsidRPr="00C92B08">
        <w:rPr>
          <w:rFonts w:ascii="Univers for KPMG" w:hAnsi="Univers for KPMG"/>
          <w:sz w:val="20"/>
          <w:szCs w:val="20"/>
        </w:rPr>
        <w:t>Consider transfer taxes as a result of the proposed transaction.</w:t>
      </w:r>
    </w:p>
    <w:p w14:paraId="22C343E2" w14:textId="77777777" w:rsidR="00FF7F50" w:rsidRPr="00C92B08" w:rsidRDefault="00FF7F50" w:rsidP="00FF7F50">
      <w:pPr>
        <w:pStyle w:val="ListParagraph"/>
        <w:ind w:left="1080"/>
        <w:contextualSpacing/>
        <w:rPr>
          <w:rFonts w:ascii="Univers for KPMG" w:hAnsi="Univers for KPMG"/>
          <w:sz w:val="20"/>
          <w:szCs w:val="20"/>
        </w:rPr>
      </w:pPr>
    </w:p>
    <w:p w14:paraId="67BBE4CC" w14:textId="29BFF527" w:rsidR="00F1092C" w:rsidRPr="00C92B08" w:rsidRDefault="00FF7F50" w:rsidP="00C92B08">
      <w:pPr>
        <w:pStyle w:val="Bulletfornos"/>
        <w:numPr>
          <w:ilvl w:val="0"/>
          <w:numId w:val="24"/>
        </w:numPr>
        <w:adjustRightInd/>
        <w:spacing w:before="0" w:line="260" w:lineRule="exact"/>
        <w:jc w:val="both"/>
        <w:textAlignment w:val="auto"/>
        <w:rPr>
          <w:rFonts w:ascii="Univers for KPMG" w:hAnsi="Univers for KPMG" w:cs="Arial"/>
          <w:sz w:val="20"/>
        </w:rPr>
      </w:pPr>
      <w:r w:rsidRPr="00C92B08">
        <w:rPr>
          <w:rFonts w:ascii="Univers for KPMG" w:hAnsi="Univers for KPMG"/>
          <w:sz w:val="20"/>
        </w:rPr>
        <w:t>Read drafts of the purchase agreement and offer commentary to you and legal counsel primarily concerning sections relating to tax matters based on the results of the due diligence assistance we provide.</w:t>
      </w:r>
    </w:p>
    <w:p w14:paraId="3390497B" w14:textId="77777777" w:rsidR="00FF51EC" w:rsidRPr="00767D50" w:rsidRDefault="00FF51EC">
      <w:pPr>
        <w:rPr>
          <w:rFonts w:ascii="Univers for KPMG" w:hAnsi="Univers for KPMG"/>
          <w:color w:val="FF0000"/>
          <w:sz w:val="20"/>
          <w:szCs w:val="20"/>
        </w:rPr>
        <w:sectPr w:rsidR="00FF51EC" w:rsidRPr="00767D50" w:rsidSect="00F1092C">
          <w:headerReference w:type="even" r:id="rId24"/>
          <w:headerReference w:type="default" r:id="rId25"/>
          <w:headerReference w:type="first" r:id="rId26"/>
          <w:pgSz w:w="12240" w:h="15840"/>
          <w:pgMar w:top="1530" w:right="920" w:bottom="980" w:left="960" w:header="555" w:footer="799" w:gutter="0"/>
          <w:cols w:space="720"/>
        </w:sectPr>
      </w:pPr>
    </w:p>
    <w:p w14:paraId="415FD384" w14:textId="77777777" w:rsidR="00FF51EC" w:rsidRDefault="00FF51EC">
      <w:pPr>
        <w:pStyle w:val="BodyText"/>
        <w:spacing w:before="9"/>
        <w:rPr>
          <w:rFonts w:ascii="Univers for KPMG"/>
          <w:sz w:val="20"/>
        </w:rPr>
      </w:pPr>
    </w:p>
    <w:p w14:paraId="14425502" w14:textId="77777777" w:rsidR="00FF51EC" w:rsidRDefault="0000306A">
      <w:pPr>
        <w:pStyle w:val="Heading3"/>
        <w:spacing w:before="95"/>
        <w:ind w:left="3132"/>
      </w:pPr>
      <w:r>
        <w:rPr>
          <w:noProof/>
        </w:rPr>
        <mc:AlternateContent>
          <mc:Choice Requires="wpg">
            <w:drawing>
              <wp:anchor distT="0" distB="0" distL="0" distR="0" simplePos="0" relativeHeight="251658240" behindDoc="1" locked="0" layoutInCell="1" allowOverlap="1" wp14:anchorId="6DEFBDBD" wp14:editId="214EF56C">
                <wp:simplePos x="0" y="0"/>
                <wp:positionH relativeFrom="page">
                  <wp:posOffset>1637030</wp:posOffset>
                </wp:positionH>
                <wp:positionV relativeFrom="paragraph">
                  <wp:posOffset>247650</wp:posOffset>
                </wp:positionV>
                <wp:extent cx="5403850" cy="19050"/>
                <wp:effectExtent l="8255" t="10160" r="7620" b="8890"/>
                <wp:wrapTopAndBottom/>
                <wp:docPr id="3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3850" cy="19050"/>
                          <a:chOff x="2578" y="390"/>
                          <a:chExt cx="8510" cy="30"/>
                        </a:xfrm>
                      </wpg:grpSpPr>
                      <wps:wsp>
                        <wps:cNvPr id="34" name="Line 25"/>
                        <wps:cNvCnPr>
                          <a:cxnSpLocks noChangeShapeType="1"/>
                        </wps:cNvCnPr>
                        <wps:spPr bwMode="auto">
                          <a:xfrm>
                            <a:off x="2578" y="415"/>
                            <a:ext cx="8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5" name="Line 24"/>
                        <wps:cNvCnPr>
                          <a:cxnSpLocks noChangeShapeType="1"/>
                        </wps:cNvCnPr>
                        <wps:spPr bwMode="auto">
                          <a:xfrm>
                            <a:off x="2578" y="395"/>
                            <a:ext cx="851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86732E" id="Group 23" o:spid="_x0000_s1026" style="position:absolute;margin-left:128.9pt;margin-top:19.5pt;width:425.5pt;height:1.5pt;z-index:-251658240;mso-wrap-distance-left:0;mso-wrap-distance-right:0;mso-position-horizontal-relative:page" coordorigin="2578,390" coordsize="85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">
                <v:line id="Line 25" o:spid="_x0000_s1027" style="position:absolute;visibility:visible;mso-wrap-style:square" from="2578,415" to="11088,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" strokeweight=".48pt"/>
                <v:line id="Line 24" o:spid="_x0000_s1028" style="position:absolute;visibility:visible;mso-wrap-style:square" from="2578,395" to="11088,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" strokeweight=".16969mm"/>
                <w10:wrap type="topAndBottom" anchorx="page"/>
              </v:group>
            </w:pict>
          </mc:Fallback>
        </mc:AlternateContent>
      </w:r>
      <w:r w:rsidR="0004013B">
        <w:rPr>
          <w:noProof/>
        </w:rPr>
        <w:drawing>
          <wp:anchor distT="0" distB="0" distL="0" distR="0" simplePos="0" relativeHeight="251647488" behindDoc="1" locked="0" layoutInCell="1" allowOverlap="1" wp14:anchorId="6D29EA27" wp14:editId="7C08C3AA">
            <wp:simplePos x="0" y="0"/>
            <wp:positionH relativeFrom="page">
              <wp:posOffset>575945</wp:posOffset>
            </wp:positionH>
            <wp:positionV relativeFrom="paragraph">
              <wp:posOffset>-186792</wp:posOffset>
            </wp:positionV>
            <wp:extent cx="987372" cy="387984"/>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5" cstate="print"/>
                    <a:stretch>
                      <a:fillRect/>
                    </a:stretch>
                  </pic:blipFill>
                  <pic:spPr>
                    <a:xfrm>
                      <a:off x="0" y="0"/>
                      <a:ext cx="987372" cy="387984"/>
                    </a:xfrm>
                    <a:prstGeom prst="rect">
                      <a:avLst/>
                    </a:prstGeom>
                  </pic:spPr>
                </pic:pic>
              </a:graphicData>
            </a:graphic>
          </wp:anchor>
        </w:drawing>
      </w:r>
      <w:bookmarkStart w:id="216" w:name="APPENDIX_B"/>
      <w:bookmarkEnd w:id="216"/>
      <w:r w:rsidR="0004013B">
        <w:t>TERMS AND CONDITIONS FOR ADVISORY AND TAX SERVICES</w:t>
      </w:r>
    </w:p>
    <w:p w14:paraId="4FC3F056" w14:textId="77777777" w:rsidR="00FF51EC" w:rsidRDefault="00FF51EC">
      <w:pPr>
        <w:pStyle w:val="BodyText"/>
        <w:rPr>
          <w:b/>
          <w:sz w:val="20"/>
        </w:rPr>
      </w:pPr>
    </w:p>
    <w:p w14:paraId="213F509E" w14:textId="77777777" w:rsidR="00FF51EC" w:rsidRDefault="00FF51EC">
      <w:pPr>
        <w:rPr>
          <w:sz w:val="26"/>
        </w:rPr>
        <w:sectPr w:rsidR="00FF51EC">
          <w:headerReference w:type="even" r:id="rId27"/>
          <w:headerReference w:type="default" r:id="rId28"/>
          <w:footerReference w:type="default" r:id="rId29"/>
          <w:headerReference w:type="first" r:id="rId30"/>
          <w:pgSz w:w="12240" w:h="15840"/>
          <w:pgMar w:top="960" w:right="920" w:bottom="1260" w:left="960" w:header="773" w:footer="1070" w:gutter="0"/>
          <w:pgNumType w:start="12"/>
          <w:cols w:space="720"/>
        </w:sectPr>
      </w:pPr>
    </w:p>
    <w:p w14:paraId="15048A94" w14:textId="77777777" w:rsidR="00FF51EC" w:rsidRDefault="0004013B" w:rsidP="00C92B08">
      <w:pPr>
        <w:pStyle w:val="ListParagraph"/>
        <w:numPr>
          <w:ilvl w:val="2"/>
          <w:numId w:val="13"/>
        </w:numPr>
        <w:tabs>
          <w:tab w:val="left" w:pos="2008"/>
        </w:tabs>
        <w:spacing w:before="95"/>
        <w:ind w:hanging="361"/>
        <w:jc w:val="both"/>
        <w:rPr>
          <w:b/>
          <w:sz w:val="16"/>
        </w:rPr>
      </w:pPr>
      <w:r>
        <w:rPr>
          <w:b/>
          <w:sz w:val="16"/>
        </w:rPr>
        <w:t>T</w:t>
      </w:r>
      <w:r>
        <w:rPr>
          <w:b/>
          <w:sz w:val="13"/>
        </w:rPr>
        <w:t>ERMS AND</w:t>
      </w:r>
      <w:r>
        <w:rPr>
          <w:b/>
          <w:spacing w:val="-17"/>
          <w:sz w:val="13"/>
        </w:rPr>
        <w:t xml:space="preserve"> </w:t>
      </w:r>
      <w:r>
        <w:rPr>
          <w:b/>
          <w:sz w:val="16"/>
        </w:rPr>
        <w:t>C</w:t>
      </w:r>
      <w:r>
        <w:rPr>
          <w:b/>
          <w:sz w:val="13"/>
        </w:rPr>
        <w:t>ONDITIONS</w:t>
      </w:r>
      <w:r>
        <w:rPr>
          <w:b/>
          <w:sz w:val="16"/>
        </w:rPr>
        <w:t>.</w:t>
      </w:r>
    </w:p>
    <w:p w14:paraId="6A4506B0" w14:textId="77777777" w:rsidR="00FF51EC" w:rsidRDefault="0004013B" w:rsidP="00C92B08">
      <w:pPr>
        <w:pStyle w:val="ListParagraph"/>
        <w:numPr>
          <w:ilvl w:val="0"/>
          <w:numId w:val="12"/>
        </w:numPr>
        <w:tabs>
          <w:tab w:val="left" w:pos="2009"/>
        </w:tabs>
        <w:spacing w:before="59"/>
        <w:ind w:right="3" w:firstLine="0"/>
        <w:jc w:val="both"/>
        <w:rPr>
          <w:sz w:val="16"/>
        </w:rPr>
      </w:pPr>
      <w:r>
        <w:rPr>
          <w:sz w:val="16"/>
        </w:rPr>
        <w:t>These Terms and Conditions are an integral part of the accompanying Proposal or Engagement Letter from KPMG that identifies the engagement to which</w:t>
      </w:r>
      <w:r>
        <w:rPr>
          <w:spacing w:val="-5"/>
          <w:sz w:val="16"/>
        </w:rPr>
        <w:t xml:space="preserve"> </w:t>
      </w:r>
      <w:proofErr w:type="spellStart"/>
      <w:r>
        <w:rPr>
          <w:sz w:val="16"/>
        </w:rPr>
        <w:t>theyrelate</w:t>
      </w:r>
      <w:proofErr w:type="spellEnd"/>
      <w:r>
        <w:rPr>
          <w:sz w:val="16"/>
        </w:rPr>
        <w:t>.</w:t>
      </w:r>
    </w:p>
    <w:p w14:paraId="751E6D3E" w14:textId="77777777" w:rsidR="00FF51EC" w:rsidRDefault="0004013B" w:rsidP="00C92B08">
      <w:pPr>
        <w:pStyle w:val="ListParagraph"/>
        <w:numPr>
          <w:ilvl w:val="0"/>
          <w:numId w:val="12"/>
        </w:numPr>
        <w:tabs>
          <w:tab w:val="left" w:pos="2009"/>
        </w:tabs>
        <w:spacing w:before="1"/>
        <w:ind w:firstLine="0"/>
        <w:jc w:val="both"/>
        <w:rPr>
          <w:sz w:val="16"/>
        </w:rPr>
      </w:pPr>
      <w:r>
        <w:rPr>
          <w:sz w:val="16"/>
        </w:rPr>
        <w:t>In the event of conflict between the Proposal or Engagement</w:t>
      </w:r>
      <w:r>
        <w:rPr>
          <w:spacing w:val="-10"/>
          <w:sz w:val="16"/>
        </w:rPr>
        <w:t xml:space="preserve"> </w:t>
      </w:r>
      <w:r>
        <w:rPr>
          <w:sz w:val="16"/>
        </w:rPr>
        <w:t>Letter</w:t>
      </w:r>
      <w:r>
        <w:rPr>
          <w:spacing w:val="-10"/>
          <w:sz w:val="16"/>
        </w:rPr>
        <w:t xml:space="preserve"> </w:t>
      </w:r>
      <w:r>
        <w:rPr>
          <w:sz w:val="16"/>
        </w:rPr>
        <w:t>and</w:t>
      </w:r>
      <w:r>
        <w:rPr>
          <w:spacing w:val="-11"/>
          <w:sz w:val="16"/>
        </w:rPr>
        <w:t xml:space="preserve"> </w:t>
      </w:r>
      <w:r>
        <w:rPr>
          <w:sz w:val="16"/>
        </w:rPr>
        <w:t>these</w:t>
      </w:r>
      <w:r>
        <w:rPr>
          <w:spacing w:val="-12"/>
          <w:sz w:val="16"/>
        </w:rPr>
        <w:t xml:space="preserve"> </w:t>
      </w:r>
      <w:r>
        <w:rPr>
          <w:sz w:val="16"/>
        </w:rPr>
        <w:t>Terms</w:t>
      </w:r>
      <w:r>
        <w:rPr>
          <w:spacing w:val="-9"/>
          <w:sz w:val="16"/>
        </w:rPr>
        <w:t xml:space="preserve"> </w:t>
      </w:r>
      <w:r>
        <w:rPr>
          <w:sz w:val="16"/>
        </w:rPr>
        <w:t>and</w:t>
      </w:r>
      <w:r>
        <w:rPr>
          <w:spacing w:val="-12"/>
          <w:sz w:val="16"/>
        </w:rPr>
        <w:t xml:space="preserve"> </w:t>
      </w:r>
      <w:r>
        <w:rPr>
          <w:sz w:val="16"/>
        </w:rPr>
        <w:t>Conditions,</w:t>
      </w:r>
      <w:r>
        <w:rPr>
          <w:spacing w:val="-10"/>
          <w:sz w:val="16"/>
        </w:rPr>
        <w:t xml:space="preserve"> </w:t>
      </w:r>
      <w:r>
        <w:rPr>
          <w:sz w:val="16"/>
        </w:rPr>
        <w:t>these Terms and Conditions shall prevail unless specific reference</w:t>
      </w:r>
      <w:r>
        <w:rPr>
          <w:spacing w:val="-6"/>
          <w:sz w:val="16"/>
        </w:rPr>
        <w:t xml:space="preserve"> </w:t>
      </w:r>
      <w:r>
        <w:rPr>
          <w:sz w:val="16"/>
        </w:rPr>
        <w:t>to</w:t>
      </w:r>
      <w:r>
        <w:rPr>
          <w:spacing w:val="-5"/>
          <w:sz w:val="16"/>
        </w:rPr>
        <w:t xml:space="preserve"> </w:t>
      </w:r>
      <w:r>
        <w:rPr>
          <w:sz w:val="16"/>
        </w:rPr>
        <w:t>a</w:t>
      </w:r>
      <w:r>
        <w:rPr>
          <w:spacing w:val="-5"/>
          <w:sz w:val="16"/>
        </w:rPr>
        <w:t xml:space="preserve"> </w:t>
      </w:r>
      <w:r>
        <w:rPr>
          <w:sz w:val="16"/>
        </w:rPr>
        <w:t>provision</w:t>
      </w:r>
      <w:r>
        <w:rPr>
          <w:spacing w:val="-5"/>
          <w:sz w:val="16"/>
        </w:rPr>
        <w:t xml:space="preserve"> </w:t>
      </w:r>
      <w:r>
        <w:rPr>
          <w:sz w:val="16"/>
        </w:rPr>
        <w:t>of</w:t>
      </w:r>
      <w:r>
        <w:rPr>
          <w:spacing w:val="-7"/>
          <w:sz w:val="16"/>
        </w:rPr>
        <w:t xml:space="preserve"> </w:t>
      </w:r>
      <w:r>
        <w:rPr>
          <w:sz w:val="16"/>
        </w:rPr>
        <w:t>the</w:t>
      </w:r>
      <w:r>
        <w:rPr>
          <w:spacing w:val="-6"/>
          <w:sz w:val="16"/>
        </w:rPr>
        <w:t xml:space="preserve"> </w:t>
      </w:r>
      <w:r>
        <w:rPr>
          <w:sz w:val="16"/>
        </w:rPr>
        <w:t>Terms</w:t>
      </w:r>
      <w:r>
        <w:rPr>
          <w:spacing w:val="-3"/>
          <w:sz w:val="16"/>
        </w:rPr>
        <w:t xml:space="preserve"> </w:t>
      </w:r>
      <w:r>
        <w:rPr>
          <w:sz w:val="16"/>
        </w:rPr>
        <w:t>and</w:t>
      </w:r>
      <w:r>
        <w:rPr>
          <w:spacing w:val="-5"/>
          <w:sz w:val="16"/>
        </w:rPr>
        <w:t xml:space="preserve"> </w:t>
      </w:r>
      <w:r>
        <w:rPr>
          <w:sz w:val="16"/>
        </w:rPr>
        <w:t>Conditions</w:t>
      </w:r>
      <w:r>
        <w:rPr>
          <w:spacing w:val="-2"/>
          <w:sz w:val="16"/>
        </w:rPr>
        <w:t xml:space="preserve"> </w:t>
      </w:r>
      <w:r>
        <w:rPr>
          <w:sz w:val="16"/>
        </w:rPr>
        <w:t>being varied is made in the Proposal or Engagement Letter. Other capitalized words in these Terms and Conditions shall have the meanings given to them in the Proposal or Engagement</w:t>
      </w:r>
      <w:r>
        <w:rPr>
          <w:spacing w:val="-7"/>
          <w:sz w:val="16"/>
        </w:rPr>
        <w:t xml:space="preserve"> </w:t>
      </w:r>
      <w:r>
        <w:rPr>
          <w:sz w:val="16"/>
        </w:rPr>
        <w:t>Letter.</w:t>
      </w:r>
    </w:p>
    <w:p w14:paraId="2B51E587" w14:textId="77777777" w:rsidR="00FF51EC" w:rsidRDefault="0004013B" w:rsidP="00C92B08">
      <w:pPr>
        <w:pStyle w:val="ListParagraph"/>
        <w:numPr>
          <w:ilvl w:val="2"/>
          <w:numId w:val="13"/>
        </w:numPr>
        <w:tabs>
          <w:tab w:val="left" w:pos="2007"/>
        </w:tabs>
        <w:spacing w:before="62"/>
        <w:ind w:left="2006" w:hanging="360"/>
        <w:jc w:val="both"/>
        <w:rPr>
          <w:b/>
          <w:sz w:val="16"/>
        </w:rPr>
      </w:pPr>
      <w:r>
        <w:rPr>
          <w:b/>
          <w:sz w:val="16"/>
        </w:rPr>
        <w:t>S</w:t>
      </w:r>
      <w:r>
        <w:rPr>
          <w:b/>
          <w:sz w:val="13"/>
        </w:rPr>
        <w:t>ERVICES</w:t>
      </w:r>
      <w:r>
        <w:rPr>
          <w:b/>
          <w:sz w:val="16"/>
        </w:rPr>
        <w:t>.</w:t>
      </w:r>
    </w:p>
    <w:p w14:paraId="7FDF2536" w14:textId="77777777" w:rsidR="00FF51EC" w:rsidRDefault="0004013B">
      <w:pPr>
        <w:pStyle w:val="BodyText"/>
        <w:spacing w:before="59"/>
        <w:ind w:left="1646"/>
        <w:jc w:val="both"/>
      </w:pPr>
      <w:r>
        <w:t>KPMG will use reasonable efforts to complete the performance of the services within any agreed-upon time- frame. It is understood and agreed that KPMG’s services may include advice and recommendations, but all decisions in connection with the implementation of such advice and recommendations shall be the responsibility</w:t>
      </w:r>
      <w:r>
        <w:rPr>
          <w:spacing w:val="-23"/>
        </w:rPr>
        <w:t xml:space="preserve"> </w:t>
      </w:r>
      <w:r>
        <w:t>of, and made by, Client. KPMG will not perform management functions or make management decisions for Client. Nothing in these Terms and Conditions or Engagement Letter (or Proposal) shall be construed as precluding or limiting</w:t>
      </w:r>
      <w:r>
        <w:rPr>
          <w:spacing w:val="-8"/>
        </w:rPr>
        <w:t xml:space="preserve"> </w:t>
      </w:r>
      <w:r>
        <w:t>in</w:t>
      </w:r>
      <w:r>
        <w:rPr>
          <w:spacing w:val="-4"/>
        </w:rPr>
        <w:t xml:space="preserve"> </w:t>
      </w:r>
      <w:r>
        <w:t>any</w:t>
      </w:r>
      <w:r>
        <w:rPr>
          <w:spacing w:val="-4"/>
        </w:rPr>
        <w:t xml:space="preserve"> </w:t>
      </w:r>
      <w:r>
        <w:t>way</w:t>
      </w:r>
      <w:r>
        <w:rPr>
          <w:spacing w:val="-3"/>
        </w:rPr>
        <w:t xml:space="preserve"> </w:t>
      </w:r>
      <w:r>
        <w:t>the</w:t>
      </w:r>
      <w:r>
        <w:rPr>
          <w:spacing w:val="-5"/>
        </w:rPr>
        <w:t xml:space="preserve"> </w:t>
      </w:r>
      <w:r>
        <w:t>right</w:t>
      </w:r>
      <w:r>
        <w:rPr>
          <w:spacing w:val="-3"/>
        </w:rPr>
        <w:t xml:space="preserve"> </w:t>
      </w:r>
      <w:r>
        <w:t>of</w:t>
      </w:r>
      <w:r>
        <w:rPr>
          <w:spacing w:val="-6"/>
        </w:rPr>
        <w:t xml:space="preserve"> </w:t>
      </w:r>
      <w:r>
        <w:t>KPMG</w:t>
      </w:r>
      <w:r>
        <w:rPr>
          <w:spacing w:val="-5"/>
        </w:rPr>
        <w:t xml:space="preserve"> </w:t>
      </w:r>
      <w:r>
        <w:t>to</w:t>
      </w:r>
      <w:r>
        <w:rPr>
          <w:spacing w:val="-5"/>
        </w:rPr>
        <w:t xml:space="preserve"> </w:t>
      </w:r>
      <w:r>
        <w:t>provide</w:t>
      </w:r>
      <w:r>
        <w:rPr>
          <w:spacing w:val="-5"/>
        </w:rPr>
        <w:t xml:space="preserve"> </w:t>
      </w:r>
      <w:r>
        <w:t>services</w:t>
      </w:r>
      <w:r>
        <w:rPr>
          <w:spacing w:val="-4"/>
        </w:rPr>
        <w:t xml:space="preserve"> </w:t>
      </w:r>
      <w:r>
        <w:t>of any kind or nature whatsoever to any person or entity as KPMG in its sole discretion deems</w:t>
      </w:r>
      <w:r>
        <w:rPr>
          <w:spacing w:val="-30"/>
        </w:rPr>
        <w:t xml:space="preserve"> </w:t>
      </w:r>
      <w:r>
        <w:t>appropriate.</w:t>
      </w:r>
    </w:p>
    <w:p w14:paraId="2EA37929" w14:textId="77777777" w:rsidR="00FF51EC" w:rsidRDefault="0004013B" w:rsidP="00C92B08">
      <w:pPr>
        <w:pStyle w:val="ListParagraph"/>
        <w:numPr>
          <w:ilvl w:val="2"/>
          <w:numId w:val="13"/>
        </w:numPr>
        <w:tabs>
          <w:tab w:val="left" w:pos="2007"/>
        </w:tabs>
        <w:spacing w:before="58"/>
        <w:ind w:left="2006" w:hanging="360"/>
        <w:jc w:val="both"/>
        <w:rPr>
          <w:b/>
          <w:sz w:val="16"/>
        </w:rPr>
      </w:pPr>
      <w:r>
        <w:rPr>
          <w:b/>
          <w:sz w:val="16"/>
        </w:rPr>
        <w:t>C</w:t>
      </w:r>
      <w:r>
        <w:rPr>
          <w:b/>
          <w:sz w:val="13"/>
        </w:rPr>
        <w:t>LIENT</w:t>
      </w:r>
      <w:r>
        <w:rPr>
          <w:b/>
          <w:spacing w:val="-16"/>
          <w:sz w:val="13"/>
        </w:rPr>
        <w:t xml:space="preserve"> </w:t>
      </w:r>
      <w:r>
        <w:rPr>
          <w:b/>
          <w:sz w:val="16"/>
        </w:rPr>
        <w:t>R</w:t>
      </w:r>
      <w:r>
        <w:rPr>
          <w:b/>
          <w:sz w:val="13"/>
        </w:rPr>
        <w:t>ESPONSIBILITIES</w:t>
      </w:r>
      <w:r>
        <w:rPr>
          <w:b/>
          <w:sz w:val="16"/>
        </w:rPr>
        <w:t>.</w:t>
      </w:r>
    </w:p>
    <w:p w14:paraId="506BED24" w14:textId="77777777" w:rsidR="00FF51EC" w:rsidRDefault="0004013B" w:rsidP="00C92B08">
      <w:pPr>
        <w:pStyle w:val="ListParagraph"/>
        <w:numPr>
          <w:ilvl w:val="0"/>
          <w:numId w:val="11"/>
        </w:numPr>
        <w:tabs>
          <w:tab w:val="left" w:pos="2009"/>
        </w:tabs>
        <w:spacing w:before="59"/>
        <w:ind w:firstLine="0"/>
        <w:jc w:val="both"/>
        <w:rPr>
          <w:sz w:val="16"/>
        </w:rPr>
      </w:pPr>
      <w:r>
        <w:rPr>
          <w:sz w:val="16"/>
        </w:rPr>
        <w:t>Client agrees to cooperate with KPMG in</w:t>
      </w:r>
      <w:r>
        <w:rPr>
          <w:spacing w:val="25"/>
          <w:sz w:val="16"/>
        </w:rPr>
        <w:t xml:space="preserve"> </w:t>
      </w:r>
      <w:r>
        <w:rPr>
          <w:sz w:val="16"/>
        </w:rPr>
        <w:t>the performance of the services under the Engagement Letter and shall provide or arrange to provide KPMG with timely access to and use of the personnel, facilities, equipment, data and information necessary for KPMG to perform the services under the Engagement Letter. To the extent that KPMG</w:t>
      </w:r>
      <w:r>
        <w:rPr>
          <w:spacing w:val="-10"/>
          <w:sz w:val="16"/>
        </w:rPr>
        <w:t xml:space="preserve"> </w:t>
      </w:r>
      <w:r>
        <w:rPr>
          <w:sz w:val="16"/>
        </w:rPr>
        <w:t>personnel</w:t>
      </w:r>
      <w:r>
        <w:rPr>
          <w:spacing w:val="-4"/>
          <w:sz w:val="16"/>
        </w:rPr>
        <w:t xml:space="preserve"> </w:t>
      </w:r>
      <w:r>
        <w:rPr>
          <w:sz w:val="16"/>
        </w:rPr>
        <w:t>are</w:t>
      </w:r>
      <w:r>
        <w:rPr>
          <w:spacing w:val="-6"/>
          <w:sz w:val="16"/>
        </w:rPr>
        <w:t xml:space="preserve"> </w:t>
      </w:r>
      <w:r>
        <w:rPr>
          <w:sz w:val="16"/>
        </w:rPr>
        <w:t>on</w:t>
      </w:r>
      <w:r>
        <w:rPr>
          <w:spacing w:val="-8"/>
          <w:sz w:val="16"/>
        </w:rPr>
        <w:t xml:space="preserve"> </w:t>
      </w:r>
      <w:r>
        <w:rPr>
          <w:sz w:val="16"/>
        </w:rPr>
        <w:t>Client</w:t>
      </w:r>
      <w:r>
        <w:rPr>
          <w:spacing w:val="-5"/>
          <w:sz w:val="16"/>
        </w:rPr>
        <w:t xml:space="preserve"> </w:t>
      </w:r>
      <w:r>
        <w:rPr>
          <w:sz w:val="16"/>
        </w:rPr>
        <w:t>premises,</w:t>
      </w:r>
      <w:r>
        <w:rPr>
          <w:spacing w:val="-6"/>
          <w:sz w:val="16"/>
        </w:rPr>
        <w:t xml:space="preserve"> </w:t>
      </w:r>
      <w:r>
        <w:rPr>
          <w:sz w:val="16"/>
        </w:rPr>
        <w:t>Client</w:t>
      </w:r>
      <w:r>
        <w:rPr>
          <w:spacing w:val="-7"/>
          <w:sz w:val="16"/>
        </w:rPr>
        <w:t xml:space="preserve"> </w:t>
      </w:r>
      <w:r>
        <w:rPr>
          <w:sz w:val="16"/>
        </w:rPr>
        <w:t>will</w:t>
      </w:r>
      <w:r>
        <w:rPr>
          <w:spacing w:val="-7"/>
          <w:sz w:val="16"/>
        </w:rPr>
        <w:t xml:space="preserve"> </w:t>
      </w:r>
      <w:r>
        <w:rPr>
          <w:sz w:val="16"/>
        </w:rPr>
        <w:t>take</w:t>
      </w:r>
      <w:r>
        <w:rPr>
          <w:spacing w:val="-9"/>
          <w:sz w:val="16"/>
        </w:rPr>
        <w:t xml:space="preserve"> </w:t>
      </w:r>
      <w:r>
        <w:rPr>
          <w:sz w:val="16"/>
        </w:rPr>
        <w:t>all reasonable precautions for the safety of KPMG partners and employees at Client premises. Client shall be responsible for the performance of its employees and agents and for the accuracy and completeness of all data and information provided to KPMG for purposes of the performance by KPMG of its services hereunder. The Proposal or Engagement Letter may set forth additional responsibilities of Client in connection with the engagement. Client acknowledges that Client’s failure to perform these obligations could adversely impact KPMG’s ability to perform its</w:t>
      </w:r>
      <w:r>
        <w:rPr>
          <w:spacing w:val="-10"/>
          <w:sz w:val="16"/>
        </w:rPr>
        <w:t xml:space="preserve"> </w:t>
      </w:r>
      <w:r>
        <w:rPr>
          <w:sz w:val="16"/>
        </w:rPr>
        <w:t>services.</w:t>
      </w:r>
    </w:p>
    <w:p w14:paraId="57755059" w14:textId="77777777" w:rsidR="00FF51EC" w:rsidRDefault="0004013B" w:rsidP="00C92B08">
      <w:pPr>
        <w:pStyle w:val="ListParagraph"/>
        <w:numPr>
          <w:ilvl w:val="0"/>
          <w:numId w:val="11"/>
        </w:numPr>
        <w:tabs>
          <w:tab w:val="left" w:pos="2009"/>
        </w:tabs>
        <w:ind w:right="1" w:firstLine="0"/>
        <w:jc w:val="both"/>
        <w:rPr>
          <w:sz w:val="16"/>
        </w:rPr>
      </w:pPr>
      <w:r>
        <w:rPr>
          <w:sz w:val="16"/>
        </w:rPr>
        <w:t xml:space="preserve">Client agrees that Client, and not KPMG, </w:t>
      </w:r>
      <w:r>
        <w:rPr>
          <w:spacing w:val="-4"/>
          <w:sz w:val="16"/>
        </w:rPr>
        <w:t xml:space="preserve">shall </w:t>
      </w:r>
      <w:r>
        <w:rPr>
          <w:sz w:val="16"/>
        </w:rPr>
        <w:t xml:space="preserve">perform the following functions: (i) make all management decisions and perform all management functions; (ii) designate an individual who possesses suitable skill, knowledge and experience, preferably within senior management, to oversee the performance of the services under the Engagement Letter, and to evaluate </w:t>
      </w:r>
      <w:r>
        <w:rPr>
          <w:spacing w:val="-4"/>
          <w:sz w:val="16"/>
        </w:rPr>
        <w:t xml:space="preserve">the </w:t>
      </w:r>
      <w:r>
        <w:rPr>
          <w:sz w:val="16"/>
        </w:rPr>
        <w:t>adequacy and results of such services; (iii) accept responsibility for the results of such services; and (iv) establish</w:t>
      </w:r>
      <w:r>
        <w:rPr>
          <w:spacing w:val="-8"/>
          <w:sz w:val="16"/>
        </w:rPr>
        <w:t xml:space="preserve"> </w:t>
      </w:r>
      <w:r>
        <w:rPr>
          <w:sz w:val="16"/>
        </w:rPr>
        <w:t>and</w:t>
      </w:r>
      <w:r>
        <w:rPr>
          <w:spacing w:val="-7"/>
          <w:sz w:val="16"/>
        </w:rPr>
        <w:t xml:space="preserve"> </w:t>
      </w:r>
      <w:r>
        <w:rPr>
          <w:sz w:val="16"/>
        </w:rPr>
        <w:t>maintain</w:t>
      </w:r>
      <w:r>
        <w:rPr>
          <w:spacing w:val="-7"/>
          <w:sz w:val="16"/>
        </w:rPr>
        <w:t xml:space="preserve"> </w:t>
      </w:r>
      <w:r>
        <w:rPr>
          <w:sz w:val="16"/>
        </w:rPr>
        <w:t>internal</w:t>
      </w:r>
      <w:r>
        <w:rPr>
          <w:spacing w:val="-5"/>
          <w:sz w:val="16"/>
        </w:rPr>
        <w:t xml:space="preserve"> </w:t>
      </w:r>
      <w:r>
        <w:rPr>
          <w:sz w:val="16"/>
        </w:rPr>
        <w:t>controls</w:t>
      </w:r>
      <w:r>
        <w:rPr>
          <w:spacing w:val="-4"/>
          <w:sz w:val="16"/>
        </w:rPr>
        <w:t xml:space="preserve"> </w:t>
      </w:r>
      <w:r>
        <w:rPr>
          <w:sz w:val="16"/>
        </w:rPr>
        <w:t>over</w:t>
      </w:r>
      <w:r>
        <w:rPr>
          <w:spacing w:val="-5"/>
          <w:sz w:val="16"/>
        </w:rPr>
        <w:t xml:space="preserve"> </w:t>
      </w:r>
      <w:r>
        <w:rPr>
          <w:sz w:val="16"/>
        </w:rPr>
        <w:t>the</w:t>
      </w:r>
      <w:r>
        <w:rPr>
          <w:spacing w:val="-6"/>
          <w:sz w:val="16"/>
        </w:rPr>
        <w:t xml:space="preserve"> </w:t>
      </w:r>
      <w:r>
        <w:rPr>
          <w:sz w:val="16"/>
        </w:rPr>
        <w:t>processes with which such services are concerned, including,</w:t>
      </w:r>
      <w:r>
        <w:rPr>
          <w:spacing w:val="-17"/>
          <w:sz w:val="16"/>
        </w:rPr>
        <w:t xml:space="preserve"> </w:t>
      </w:r>
      <w:r>
        <w:rPr>
          <w:sz w:val="16"/>
        </w:rPr>
        <w:t>without limitation, monitoring ongoing</w:t>
      </w:r>
      <w:r>
        <w:rPr>
          <w:spacing w:val="-23"/>
          <w:sz w:val="16"/>
        </w:rPr>
        <w:t xml:space="preserve"> </w:t>
      </w:r>
      <w:r>
        <w:rPr>
          <w:sz w:val="16"/>
        </w:rPr>
        <w:t>activities.</w:t>
      </w:r>
    </w:p>
    <w:p w14:paraId="4A98511B" w14:textId="77777777" w:rsidR="00FF51EC" w:rsidRDefault="0004013B" w:rsidP="00C92B08">
      <w:pPr>
        <w:pStyle w:val="ListParagraph"/>
        <w:numPr>
          <w:ilvl w:val="0"/>
          <w:numId w:val="11"/>
        </w:numPr>
        <w:tabs>
          <w:tab w:val="left" w:pos="2009"/>
        </w:tabs>
        <w:ind w:firstLine="0"/>
        <w:jc w:val="both"/>
        <w:rPr>
          <w:sz w:val="16"/>
        </w:rPr>
      </w:pPr>
      <w:r>
        <w:rPr>
          <w:sz w:val="16"/>
        </w:rPr>
        <w:t xml:space="preserve">Client acknowledges and agrees that KPMG will, in performing the services, base its conclusions on the facts and assumptions that Client </w:t>
      </w:r>
      <w:proofErr w:type="gramStart"/>
      <w:r>
        <w:rPr>
          <w:sz w:val="16"/>
        </w:rPr>
        <w:t>furnishes</w:t>
      </w:r>
      <w:proofErr w:type="gramEnd"/>
      <w:r>
        <w:rPr>
          <w:sz w:val="16"/>
        </w:rPr>
        <w:t xml:space="preserve"> and that KPMG</w:t>
      </w:r>
      <w:r>
        <w:rPr>
          <w:spacing w:val="-33"/>
          <w:sz w:val="16"/>
        </w:rPr>
        <w:t xml:space="preserve"> </w:t>
      </w:r>
      <w:r>
        <w:rPr>
          <w:sz w:val="16"/>
        </w:rPr>
        <w:t>may use data, material, and other</w:t>
      </w:r>
      <w:r>
        <w:rPr>
          <w:spacing w:val="-33"/>
          <w:sz w:val="16"/>
        </w:rPr>
        <w:t xml:space="preserve"> </w:t>
      </w:r>
      <w:r>
        <w:rPr>
          <w:sz w:val="16"/>
        </w:rPr>
        <w:t>information furnished by or at the request or direction of Client without any independent investigation</w:t>
      </w:r>
      <w:r>
        <w:rPr>
          <w:spacing w:val="-14"/>
          <w:sz w:val="16"/>
        </w:rPr>
        <w:t xml:space="preserve"> </w:t>
      </w:r>
      <w:r>
        <w:rPr>
          <w:sz w:val="16"/>
        </w:rPr>
        <w:t>or</w:t>
      </w:r>
      <w:r>
        <w:rPr>
          <w:spacing w:val="-13"/>
          <w:sz w:val="16"/>
        </w:rPr>
        <w:t xml:space="preserve"> </w:t>
      </w:r>
      <w:r>
        <w:rPr>
          <w:sz w:val="16"/>
        </w:rPr>
        <w:t>verification</w:t>
      </w:r>
      <w:r>
        <w:rPr>
          <w:spacing w:val="-12"/>
          <w:sz w:val="16"/>
        </w:rPr>
        <w:t xml:space="preserve"> </w:t>
      </w:r>
      <w:r>
        <w:rPr>
          <w:sz w:val="16"/>
        </w:rPr>
        <w:t>and</w:t>
      </w:r>
      <w:r>
        <w:rPr>
          <w:spacing w:val="-16"/>
          <w:sz w:val="16"/>
        </w:rPr>
        <w:t xml:space="preserve"> </w:t>
      </w:r>
      <w:r>
        <w:rPr>
          <w:sz w:val="16"/>
        </w:rPr>
        <w:t>that</w:t>
      </w:r>
      <w:r>
        <w:rPr>
          <w:spacing w:val="-12"/>
          <w:sz w:val="16"/>
        </w:rPr>
        <w:t xml:space="preserve"> </w:t>
      </w:r>
      <w:r>
        <w:rPr>
          <w:sz w:val="16"/>
        </w:rPr>
        <w:t>KPMG</w:t>
      </w:r>
      <w:r>
        <w:rPr>
          <w:spacing w:val="-14"/>
          <w:sz w:val="16"/>
        </w:rPr>
        <w:t xml:space="preserve"> </w:t>
      </w:r>
      <w:r>
        <w:rPr>
          <w:sz w:val="16"/>
        </w:rPr>
        <w:t>shall</w:t>
      </w:r>
      <w:r>
        <w:rPr>
          <w:spacing w:val="-12"/>
          <w:sz w:val="16"/>
        </w:rPr>
        <w:t xml:space="preserve"> </w:t>
      </w:r>
      <w:r>
        <w:rPr>
          <w:sz w:val="16"/>
        </w:rPr>
        <w:t>be</w:t>
      </w:r>
      <w:r>
        <w:rPr>
          <w:spacing w:val="-11"/>
          <w:sz w:val="16"/>
        </w:rPr>
        <w:t xml:space="preserve"> </w:t>
      </w:r>
      <w:r>
        <w:rPr>
          <w:sz w:val="16"/>
        </w:rPr>
        <w:t>entitled</w:t>
      </w:r>
    </w:p>
    <w:p w14:paraId="506C4C6E" w14:textId="77777777" w:rsidR="00FF51EC" w:rsidRDefault="0004013B">
      <w:pPr>
        <w:pStyle w:val="BodyText"/>
        <w:spacing w:before="95"/>
        <w:ind w:left="151" w:right="252"/>
        <w:jc w:val="both"/>
      </w:pPr>
      <w:r>
        <w:br w:type="column"/>
      </w:r>
      <w:r>
        <w:t>to rely upon the accuracy and completeness of such data, material and other information. Inaccuracy or incompleteness of such data, material and other information</w:t>
      </w:r>
      <w:r>
        <w:rPr>
          <w:spacing w:val="-9"/>
        </w:rPr>
        <w:t xml:space="preserve"> </w:t>
      </w:r>
      <w:r>
        <w:t>furnished</w:t>
      </w:r>
      <w:r>
        <w:rPr>
          <w:spacing w:val="-9"/>
        </w:rPr>
        <w:t xml:space="preserve"> </w:t>
      </w:r>
      <w:r>
        <w:t>to</w:t>
      </w:r>
      <w:r>
        <w:rPr>
          <w:spacing w:val="-9"/>
        </w:rPr>
        <w:t xml:space="preserve"> </w:t>
      </w:r>
      <w:r>
        <w:t>KPMG</w:t>
      </w:r>
      <w:r>
        <w:rPr>
          <w:spacing w:val="-10"/>
        </w:rPr>
        <w:t xml:space="preserve"> </w:t>
      </w:r>
      <w:r>
        <w:t>could</w:t>
      </w:r>
      <w:r>
        <w:rPr>
          <w:spacing w:val="-7"/>
        </w:rPr>
        <w:t xml:space="preserve"> </w:t>
      </w:r>
      <w:r>
        <w:t>have</w:t>
      </w:r>
      <w:r>
        <w:rPr>
          <w:spacing w:val="-7"/>
        </w:rPr>
        <w:t xml:space="preserve"> </w:t>
      </w:r>
      <w:r>
        <w:t>a</w:t>
      </w:r>
      <w:r>
        <w:rPr>
          <w:spacing w:val="-12"/>
        </w:rPr>
        <w:t xml:space="preserve"> </w:t>
      </w:r>
      <w:r>
        <w:t>material</w:t>
      </w:r>
      <w:r>
        <w:rPr>
          <w:spacing w:val="-5"/>
        </w:rPr>
        <w:t xml:space="preserve"> </w:t>
      </w:r>
      <w:r>
        <w:t>effect on KPMG’s</w:t>
      </w:r>
      <w:r>
        <w:rPr>
          <w:spacing w:val="-9"/>
        </w:rPr>
        <w:t xml:space="preserve"> </w:t>
      </w:r>
      <w:r>
        <w:t>conclusions.</w:t>
      </w:r>
    </w:p>
    <w:p w14:paraId="65BCE6B5" w14:textId="77777777" w:rsidR="00FF51EC" w:rsidRDefault="0004013B" w:rsidP="00C92B08">
      <w:pPr>
        <w:pStyle w:val="ListParagraph"/>
        <w:numPr>
          <w:ilvl w:val="0"/>
          <w:numId w:val="11"/>
        </w:numPr>
        <w:tabs>
          <w:tab w:val="left" w:pos="514"/>
        </w:tabs>
        <w:ind w:left="150" w:right="253" w:firstLine="0"/>
        <w:jc w:val="both"/>
        <w:rPr>
          <w:sz w:val="16"/>
        </w:rPr>
      </w:pPr>
      <w:r>
        <w:rPr>
          <w:sz w:val="16"/>
        </w:rPr>
        <w:t>Client acknowledges that information made available by it, or by others on Client’s behalf, or otherwise known</w:t>
      </w:r>
      <w:r>
        <w:rPr>
          <w:spacing w:val="-26"/>
          <w:sz w:val="16"/>
        </w:rPr>
        <w:t xml:space="preserve"> </w:t>
      </w:r>
      <w:r>
        <w:rPr>
          <w:sz w:val="16"/>
        </w:rPr>
        <w:t>to partners or staff of KPMG who are not engaged in the provision</w:t>
      </w:r>
      <w:r>
        <w:rPr>
          <w:spacing w:val="-3"/>
          <w:sz w:val="16"/>
        </w:rPr>
        <w:t xml:space="preserve"> </w:t>
      </w:r>
      <w:r>
        <w:rPr>
          <w:sz w:val="16"/>
        </w:rPr>
        <w:t>of</w:t>
      </w:r>
      <w:r>
        <w:rPr>
          <w:spacing w:val="-7"/>
          <w:sz w:val="16"/>
        </w:rPr>
        <w:t xml:space="preserve"> </w:t>
      </w:r>
      <w:r>
        <w:rPr>
          <w:sz w:val="16"/>
        </w:rPr>
        <w:t>the</w:t>
      </w:r>
      <w:r>
        <w:rPr>
          <w:spacing w:val="-5"/>
          <w:sz w:val="16"/>
        </w:rPr>
        <w:t xml:space="preserve"> </w:t>
      </w:r>
      <w:r>
        <w:rPr>
          <w:sz w:val="16"/>
        </w:rPr>
        <w:t>services</w:t>
      </w:r>
      <w:r>
        <w:rPr>
          <w:spacing w:val="-2"/>
          <w:sz w:val="16"/>
        </w:rPr>
        <w:t xml:space="preserve"> </w:t>
      </w:r>
      <w:r>
        <w:rPr>
          <w:sz w:val="16"/>
        </w:rPr>
        <w:t>hereunder</w:t>
      </w:r>
      <w:r>
        <w:rPr>
          <w:spacing w:val="-3"/>
          <w:sz w:val="16"/>
        </w:rPr>
        <w:t xml:space="preserve"> </w:t>
      </w:r>
      <w:r>
        <w:rPr>
          <w:sz w:val="16"/>
        </w:rPr>
        <w:t>shall</w:t>
      </w:r>
      <w:r>
        <w:rPr>
          <w:spacing w:val="-2"/>
          <w:sz w:val="16"/>
        </w:rPr>
        <w:t xml:space="preserve"> </w:t>
      </w:r>
      <w:r>
        <w:rPr>
          <w:sz w:val="16"/>
        </w:rPr>
        <w:t>not</w:t>
      </w:r>
      <w:r>
        <w:rPr>
          <w:spacing w:val="-3"/>
          <w:sz w:val="16"/>
        </w:rPr>
        <w:t xml:space="preserve"> </w:t>
      </w:r>
      <w:r>
        <w:rPr>
          <w:sz w:val="16"/>
        </w:rPr>
        <w:t>be</w:t>
      </w:r>
      <w:r>
        <w:rPr>
          <w:spacing w:val="-5"/>
          <w:sz w:val="16"/>
        </w:rPr>
        <w:t xml:space="preserve"> </w:t>
      </w:r>
      <w:r>
        <w:rPr>
          <w:sz w:val="16"/>
        </w:rPr>
        <w:t>deemed</w:t>
      </w:r>
      <w:r>
        <w:rPr>
          <w:spacing w:val="-6"/>
          <w:sz w:val="16"/>
        </w:rPr>
        <w:t xml:space="preserve"> </w:t>
      </w:r>
      <w:r>
        <w:rPr>
          <w:sz w:val="16"/>
        </w:rPr>
        <w:t>to have been made available to the individuals within KPMG who are engaged in the provision of the services hereunder. Client undertakes that, if anything occurs after information is provided by Client to KPMG to render such information untrue, unfair or misleading, Client shall promptly notify</w:t>
      </w:r>
      <w:r>
        <w:rPr>
          <w:spacing w:val="-9"/>
          <w:sz w:val="16"/>
        </w:rPr>
        <w:t xml:space="preserve"> </w:t>
      </w:r>
      <w:r>
        <w:rPr>
          <w:sz w:val="16"/>
        </w:rPr>
        <w:t>KPMG.</w:t>
      </w:r>
    </w:p>
    <w:p w14:paraId="1AEBAA4A" w14:textId="77777777" w:rsidR="00FF51EC" w:rsidRDefault="0004013B" w:rsidP="00C92B08">
      <w:pPr>
        <w:pStyle w:val="ListParagraph"/>
        <w:numPr>
          <w:ilvl w:val="2"/>
          <w:numId w:val="13"/>
        </w:numPr>
        <w:tabs>
          <w:tab w:val="left" w:pos="511"/>
        </w:tabs>
        <w:spacing w:before="65"/>
        <w:ind w:left="510" w:hanging="360"/>
        <w:jc w:val="both"/>
        <w:rPr>
          <w:b/>
          <w:sz w:val="16"/>
        </w:rPr>
      </w:pPr>
      <w:r>
        <w:rPr>
          <w:b/>
          <w:sz w:val="16"/>
        </w:rPr>
        <w:t>R</w:t>
      </w:r>
      <w:r>
        <w:rPr>
          <w:b/>
          <w:sz w:val="13"/>
        </w:rPr>
        <w:t>EPORTING</w:t>
      </w:r>
      <w:r>
        <w:rPr>
          <w:b/>
          <w:sz w:val="16"/>
        </w:rPr>
        <w:t>.</w:t>
      </w:r>
    </w:p>
    <w:p w14:paraId="5DF08803" w14:textId="77777777" w:rsidR="00FF51EC" w:rsidRDefault="0004013B" w:rsidP="00C92B08">
      <w:pPr>
        <w:pStyle w:val="ListParagraph"/>
        <w:numPr>
          <w:ilvl w:val="0"/>
          <w:numId w:val="10"/>
        </w:numPr>
        <w:tabs>
          <w:tab w:val="left" w:pos="514"/>
        </w:tabs>
        <w:spacing w:before="58"/>
        <w:ind w:right="252" w:firstLine="0"/>
        <w:jc w:val="both"/>
        <w:rPr>
          <w:sz w:val="16"/>
        </w:rPr>
      </w:pPr>
      <w:r>
        <w:rPr>
          <w:sz w:val="16"/>
        </w:rPr>
        <w:t>All oral and written communications by KPMG to Client with respect to the engagement, including, without limitation, drafts and those communications occurring</w:t>
      </w:r>
      <w:r>
        <w:rPr>
          <w:spacing w:val="-18"/>
          <w:sz w:val="16"/>
        </w:rPr>
        <w:t xml:space="preserve"> </w:t>
      </w:r>
      <w:r>
        <w:rPr>
          <w:sz w:val="16"/>
        </w:rPr>
        <w:t>prior to the execution of the Engagement Letter will be subject to the terms and conditions of the Engagement Letter and these</w:t>
      </w:r>
      <w:r>
        <w:rPr>
          <w:spacing w:val="-13"/>
          <w:sz w:val="16"/>
        </w:rPr>
        <w:t xml:space="preserve"> </w:t>
      </w:r>
      <w:r>
        <w:rPr>
          <w:sz w:val="16"/>
        </w:rPr>
        <w:t>Terms</w:t>
      </w:r>
      <w:r>
        <w:rPr>
          <w:spacing w:val="-12"/>
          <w:sz w:val="16"/>
        </w:rPr>
        <w:t xml:space="preserve"> </w:t>
      </w:r>
      <w:r>
        <w:rPr>
          <w:sz w:val="16"/>
        </w:rPr>
        <w:t>and</w:t>
      </w:r>
      <w:r>
        <w:rPr>
          <w:spacing w:val="-11"/>
          <w:sz w:val="16"/>
        </w:rPr>
        <w:t xml:space="preserve"> </w:t>
      </w:r>
      <w:r>
        <w:rPr>
          <w:sz w:val="16"/>
        </w:rPr>
        <w:t>Conditions.</w:t>
      </w:r>
      <w:r>
        <w:rPr>
          <w:spacing w:val="-12"/>
          <w:sz w:val="16"/>
        </w:rPr>
        <w:t xml:space="preserve"> </w:t>
      </w:r>
      <w:r>
        <w:rPr>
          <w:sz w:val="16"/>
        </w:rPr>
        <w:t>During</w:t>
      </w:r>
      <w:r>
        <w:rPr>
          <w:spacing w:val="-12"/>
          <w:sz w:val="16"/>
        </w:rPr>
        <w:t xml:space="preserve"> </w:t>
      </w:r>
      <w:r>
        <w:rPr>
          <w:sz w:val="16"/>
        </w:rPr>
        <w:t>the</w:t>
      </w:r>
      <w:r>
        <w:rPr>
          <w:spacing w:val="-12"/>
          <w:sz w:val="16"/>
        </w:rPr>
        <w:t xml:space="preserve"> </w:t>
      </w:r>
      <w:r>
        <w:rPr>
          <w:sz w:val="16"/>
        </w:rPr>
        <w:t>performance</w:t>
      </w:r>
      <w:r>
        <w:rPr>
          <w:spacing w:val="-12"/>
          <w:sz w:val="16"/>
        </w:rPr>
        <w:t xml:space="preserve"> </w:t>
      </w:r>
      <w:r>
        <w:rPr>
          <w:sz w:val="16"/>
        </w:rPr>
        <w:t>of</w:t>
      </w:r>
      <w:r>
        <w:rPr>
          <w:spacing w:val="-12"/>
          <w:sz w:val="16"/>
        </w:rPr>
        <w:t xml:space="preserve"> </w:t>
      </w:r>
      <w:r>
        <w:rPr>
          <w:sz w:val="16"/>
        </w:rPr>
        <w:t>the services, KPMG may supply oral, draft or interim advice, reports</w:t>
      </w:r>
      <w:r>
        <w:rPr>
          <w:spacing w:val="-12"/>
          <w:sz w:val="16"/>
        </w:rPr>
        <w:t xml:space="preserve"> </w:t>
      </w:r>
      <w:r>
        <w:rPr>
          <w:sz w:val="16"/>
        </w:rPr>
        <w:t>or</w:t>
      </w:r>
      <w:r>
        <w:rPr>
          <w:spacing w:val="-14"/>
          <w:sz w:val="16"/>
        </w:rPr>
        <w:t xml:space="preserve"> </w:t>
      </w:r>
      <w:r>
        <w:rPr>
          <w:sz w:val="16"/>
        </w:rPr>
        <w:t>presentations</w:t>
      </w:r>
      <w:r>
        <w:rPr>
          <w:spacing w:val="-11"/>
          <w:sz w:val="16"/>
        </w:rPr>
        <w:t xml:space="preserve"> </w:t>
      </w:r>
      <w:r>
        <w:rPr>
          <w:sz w:val="16"/>
        </w:rPr>
        <w:t>but</w:t>
      </w:r>
      <w:r>
        <w:rPr>
          <w:spacing w:val="-13"/>
          <w:sz w:val="16"/>
        </w:rPr>
        <w:t xml:space="preserve"> </w:t>
      </w:r>
      <w:r>
        <w:rPr>
          <w:sz w:val="16"/>
        </w:rPr>
        <w:t>in</w:t>
      </w:r>
      <w:r>
        <w:rPr>
          <w:spacing w:val="-13"/>
          <w:sz w:val="16"/>
        </w:rPr>
        <w:t xml:space="preserve"> </w:t>
      </w:r>
      <w:r>
        <w:rPr>
          <w:sz w:val="16"/>
        </w:rPr>
        <w:t>such</w:t>
      </w:r>
      <w:r>
        <w:rPr>
          <w:spacing w:val="-12"/>
          <w:sz w:val="16"/>
        </w:rPr>
        <w:t xml:space="preserve"> </w:t>
      </w:r>
      <w:r>
        <w:rPr>
          <w:sz w:val="16"/>
        </w:rPr>
        <w:t>circumstances</w:t>
      </w:r>
      <w:r>
        <w:rPr>
          <w:spacing w:val="-12"/>
          <w:sz w:val="16"/>
        </w:rPr>
        <w:t xml:space="preserve"> </w:t>
      </w:r>
      <w:r>
        <w:rPr>
          <w:sz w:val="16"/>
        </w:rPr>
        <w:t>KPMG’s written advice or final written report shall take precedence. No</w:t>
      </w:r>
      <w:r>
        <w:rPr>
          <w:spacing w:val="-6"/>
          <w:sz w:val="16"/>
        </w:rPr>
        <w:t xml:space="preserve"> </w:t>
      </w:r>
      <w:r>
        <w:rPr>
          <w:sz w:val="16"/>
        </w:rPr>
        <w:t>reliance</w:t>
      </w:r>
      <w:r>
        <w:rPr>
          <w:spacing w:val="-7"/>
          <w:sz w:val="16"/>
        </w:rPr>
        <w:t xml:space="preserve"> </w:t>
      </w:r>
      <w:r>
        <w:rPr>
          <w:sz w:val="16"/>
        </w:rPr>
        <w:t>should</w:t>
      </w:r>
      <w:r>
        <w:rPr>
          <w:spacing w:val="-7"/>
          <w:sz w:val="16"/>
        </w:rPr>
        <w:t xml:space="preserve"> </w:t>
      </w:r>
      <w:r>
        <w:rPr>
          <w:sz w:val="16"/>
        </w:rPr>
        <w:t>be</w:t>
      </w:r>
      <w:r>
        <w:rPr>
          <w:spacing w:val="-7"/>
          <w:sz w:val="16"/>
        </w:rPr>
        <w:t xml:space="preserve"> </w:t>
      </w:r>
      <w:r>
        <w:rPr>
          <w:sz w:val="16"/>
        </w:rPr>
        <w:t>placed</w:t>
      </w:r>
      <w:r>
        <w:rPr>
          <w:spacing w:val="-7"/>
          <w:sz w:val="16"/>
        </w:rPr>
        <w:t xml:space="preserve"> </w:t>
      </w:r>
      <w:r>
        <w:rPr>
          <w:sz w:val="16"/>
        </w:rPr>
        <w:t>by</w:t>
      </w:r>
      <w:r>
        <w:rPr>
          <w:spacing w:val="-7"/>
          <w:sz w:val="16"/>
        </w:rPr>
        <w:t xml:space="preserve"> </w:t>
      </w:r>
      <w:r>
        <w:rPr>
          <w:sz w:val="16"/>
        </w:rPr>
        <w:t>Client</w:t>
      </w:r>
      <w:r>
        <w:rPr>
          <w:spacing w:val="-5"/>
          <w:sz w:val="16"/>
        </w:rPr>
        <w:t xml:space="preserve"> </w:t>
      </w:r>
      <w:r>
        <w:rPr>
          <w:sz w:val="16"/>
        </w:rPr>
        <w:t>on</w:t>
      </w:r>
      <w:r>
        <w:rPr>
          <w:spacing w:val="-6"/>
          <w:sz w:val="16"/>
        </w:rPr>
        <w:t xml:space="preserve"> </w:t>
      </w:r>
      <w:r>
        <w:rPr>
          <w:sz w:val="16"/>
        </w:rPr>
        <w:t>any</w:t>
      </w:r>
      <w:r>
        <w:rPr>
          <w:spacing w:val="4"/>
          <w:sz w:val="16"/>
        </w:rPr>
        <w:t xml:space="preserve"> </w:t>
      </w:r>
      <w:r>
        <w:rPr>
          <w:sz w:val="16"/>
        </w:rPr>
        <w:t>oral,</w:t>
      </w:r>
      <w:r>
        <w:rPr>
          <w:spacing w:val="3"/>
          <w:sz w:val="16"/>
        </w:rPr>
        <w:t xml:space="preserve"> </w:t>
      </w:r>
      <w:r>
        <w:rPr>
          <w:sz w:val="16"/>
        </w:rPr>
        <w:t>draft</w:t>
      </w:r>
      <w:r>
        <w:rPr>
          <w:spacing w:val="2"/>
          <w:sz w:val="16"/>
        </w:rPr>
        <w:t xml:space="preserve"> </w:t>
      </w:r>
      <w:r>
        <w:rPr>
          <w:sz w:val="16"/>
        </w:rPr>
        <w:t>or interim advice, reports or presentations. Where Client wishes to rely on oral advice or oral presentation, Client shall inform KPMG and KPMG will provide documentary confirmation of the advice</w:t>
      </w:r>
      <w:r>
        <w:rPr>
          <w:spacing w:val="-8"/>
          <w:sz w:val="16"/>
        </w:rPr>
        <w:t xml:space="preserve"> </w:t>
      </w:r>
      <w:r>
        <w:rPr>
          <w:sz w:val="16"/>
        </w:rPr>
        <w:t>concerned.</w:t>
      </w:r>
    </w:p>
    <w:p w14:paraId="6F9EBE98" w14:textId="77777777" w:rsidR="00FF51EC" w:rsidRDefault="0004013B" w:rsidP="00C92B08">
      <w:pPr>
        <w:pStyle w:val="ListParagraph"/>
        <w:numPr>
          <w:ilvl w:val="0"/>
          <w:numId w:val="10"/>
        </w:numPr>
        <w:tabs>
          <w:tab w:val="left" w:pos="514"/>
        </w:tabs>
        <w:ind w:right="252" w:firstLine="0"/>
        <w:jc w:val="both"/>
        <w:rPr>
          <w:sz w:val="16"/>
        </w:rPr>
      </w:pPr>
      <w:r>
        <w:rPr>
          <w:sz w:val="16"/>
        </w:rPr>
        <w:t>Subsequent to the completion of the engagement, KPMG</w:t>
      </w:r>
      <w:r>
        <w:rPr>
          <w:spacing w:val="-10"/>
          <w:sz w:val="16"/>
        </w:rPr>
        <w:t xml:space="preserve"> </w:t>
      </w:r>
      <w:r>
        <w:rPr>
          <w:sz w:val="16"/>
        </w:rPr>
        <w:t>will</w:t>
      </w:r>
      <w:r>
        <w:rPr>
          <w:spacing w:val="-7"/>
          <w:sz w:val="16"/>
        </w:rPr>
        <w:t xml:space="preserve"> </w:t>
      </w:r>
      <w:r>
        <w:rPr>
          <w:sz w:val="16"/>
        </w:rPr>
        <w:t>not</w:t>
      </w:r>
      <w:r>
        <w:rPr>
          <w:spacing w:val="-6"/>
          <w:sz w:val="16"/>
        </w:rPr>
        <w:t xml:space="preserve"> </w:t>
      </w:r>
      <w:r>
        <w:rPr>
          <w:sz w:val="16"/>
        </w:rPr>
        <w:t>update</w:t>
      </w:r>
      <w:r>
        <w:rPr>
          <w:spacing w:val="-8"/>
          <w:sz w:val="16"/>
        </w:rPr>
        <w:t xml:space="preserve"> </w:t>
      </w:r>
      <w:r>
        <w:rPr>
          <w:sz w:val="16"/>
        </w:rPr>
        <w:t>its</w:t>
      </w:r>
      <w:r>
        <w:rPr>
          <w:spacing w:val="-5"/>
          <w:sz w:val="16"/>
        </w:rPr>
        <w:t xml:space="preserve"> </w:t>
      </w:r>
      <w:r>
        <w:rPr>
          <w:sz w:val="16"/>
        </w:rPr>
        <w:t>advice,</w:t>
      </w:r>
      <w:r>
        <w:rPr>
          <w:spacing w:val="-8"/>
          <w:sz w:val="16"/>
        </w:rPr>
        <w:t xml:space="preserve"> </w:t>
      </w:r>
      <w:r>
        <w:rPr>
          <w:sz w:val="16"/>
        </w:rPr>
        <w:t>recommendations</w:t>
      </w:r>
      <w:r>
        <w:rPr>
          <w:spacing w:val="-6"/>
          <w:sz w:val="16"/>
        </w:rPr>
        <w:t xml:space="preserve"> </w:t>
      </w:r>
      <w:r>
        <w:rPr>
          <w:sz w:val="16"/>
        </w:rPr>
        <w:t>or</w:t>
      </w:r>
      <w:r>
        <w:rPr>
          <w:spacing w:val="-9"/>
          <w:sz w:val="16"/>
        </w:rPr>
        <w:t xml:space="preserve"> </w:t>
      </w:r>
      <w:r>
        <w:rPr>
          <w:sz w:val="16"/>
        </w:rPr>
        <w:t>work product for changes or modification to the law and regulations, or to the judicial and</w:t>
      </w:r>
      <w:r>
        <w:rPr>
          <w:spacing w:val="29"/>
          <w:sz w:val="16"/>
        </w:rPr>
        <w:t xml:space="preserve"> </w:t>
      </w:r>
      <w:r>
        <w:rPr>
          <w:sz w:val="16"/>
        </w:rPr>
        <w:t>administrative interpretations thereof, or for subsequent events or transactions, unless Client separately engages KPMG to do so in writing after such changes or modifications, interpretations, events or transactions</w:t>
      </w:r>
      <w:r>
        <w:rPr>
          <w:spacing w:val="-21"/>
          <w:sz w:val="16"/>
        </w:rPr>
        <w:t xml:space="preserve"> </w:t>
      </w:r>
      <w:r>
        <w:rPr>
          <w:sz w:val="16"/>
        </w:rPr>
        <w:t>occur.</w:t>
      </w:r>
    </w:p>
    <w:p w14:paraId="3802AF73" w14:textId="77777777" w:rsidR="00FF51EC" w:rsidRDefault="0004013B" w:rsidP="00C92B08">
      <w:pPr>
        <w:pStyle w:val="ListParagraph"/>
        <w:numPr>
          <w:ilvl w:val="2"/>
          <w:numId w:val="13"/>
        </w:numPr>
        <w:tabs>
          <w:tab w:val="left" w:pos="511"/>
        </w:tabs>
        <w:spacing w:before="57" w:line="184" w:lineRule="exact"/>
        <w:ind w:left="510" w:hanging="360"/>
        <w:jc w:val="both"/>
        <w:rPr>
          <w:b/>
          <w:sz w:val="13"/>
        </w:rPr>
      </w:pPr>
      <w:r>
        <w:rPr>
          <w:b/>
          <w:sz w:val="16"/>
        </w:rPr>
        <w:t>W</w:t>
      </w:r>
      <w:r>
        <w:rPr>
          <w:b/>
          <w:sz w:val="13"/>
        </w:rPr>
        <w:t xml:space="preserve">ORKING </w:t>
      </w:r>
      <w:r>
        <w:rPr>
          <w:b/>
          <w:sz w:val="16"/>
        </w:rPr>
        <w:t>P</w:t>
      </w:r>
      <w:r>
        <w:rPr>
          <w:b/>
          <w:sz w:val="13"/>
        </w:rPr>
        <w:t xml:space="preserve">APERS </w:t>
      </w:r>
      <w:r>
        <w:rPr>
          <w:b/>
          <w:sz w:val="16"/>
        </w:rPr>
        <w:t>A</w:t>
      </w:r>
      <w:r>
        <w:rPr>
          <w:b/>
          <w:sz w:val="13"/>
        </w:rPr>
        <w:t xml:space="preserve">ND </w:t>
      </w:r>
      <w:r>
        <w:rPr>
          <w:b/>
          <w:sz w:val="16"/>
        </w:rPr>
        <w:t>U</w:t>
      </w:r>
      <w:r>
        <w:rPr>
          <w:b/>
          <w:sz w:val="13"/>
        </w:rPr>
        <w:t xml:space="preserve">SE </w:t>
      </w:r>
      <w:r>
        <w:rPr>
          <w:b/>
          <w:sz w:val="16"/>
        </w:rPr>
        <w:t>O</w:t>
      </w:r>
      <w:r>
        <w:rPr>
          <w:b/>
          <w:sz w:val="13"/>
        </w:rPr>
        <w:t xml:space="preserve">F </w:t>
      </w:r>
      <w:r>
        <w:rPr>
          <w:b/>
          <w:sz w:val="16"/>
        </w:rPr>
        <w:t>R</w:t>
      </w:r>
      <w:r>
        <w:rPr>
          <w:b/>
          <w:sz w:val="13"/>
        </w:rPr>
        <w:t>EPORTS</w:t>
      </w:r>
      <w:r>
        <w:rPr>
          <w:b/>
          <w:sz w:val="16"/>
        </w:rPr>
        <w:t>; U</w:t>
      </w:r>
      <w:r>
        <w:rPr>
          <w:b/>
          <w:sz w:val="13"/>
        </w:rPr>
        <w:t>SE</w:t>
      </w:r>
      <w:r>
        <w:rPr>
          <w:b/>
          <w:spacing w:val="-21"/>
          <w:sz w:val="13"/>
        </w:rPr>
        <w:t xml:space="preserve"> </w:t>
      </w:r>
      <w:r>
        <w:rPr>
          <w:b/>
          <w:sz w:val="13"/>
        </w:rPr>
        <w:t>OF</w:t>
      </w:r>
    </w:p>
    <w:p w14:paraId="5A11ADB6" w14:textId="77777777" w:rsidR="00FF51EC" w:rsidRDefault="0004013B">
      <w:pPr>
        <w:ind w:left="150"/>
        <w:jc w:val="both"/>
        <w:rPr>
          <w:b/>
          <w:sz w:val="13"/>
        </w:rPr>
      </w:pPr>
      <w:r>
        <w:rPr>
          <w:b/>
          <w:sz w:val="16"/>
        </w:rPr>
        <w:t>N</w:t>
      </w:r>
      <w:r>
        <w:rPr>
          <w:b/>
          <w:sz w:val="13"/>
        </w:rPr>
        <w:t xml:space="preserve">AME AND </w:t>
      </w:r>
      <w:r>
        <w:rPr>
          <w:b/>
          <w:sz w:val="16"/>
        </w:rPr>
        <w:t>L</w:t>
      </w:r>
      <w:r>
        <w:rPr>
          <w:b/>
          <w:sz w:val="13"/>
        </w:rPr>
        <w:t>OGO</w:t>
      </w:r>
    </w:p>
    <w:p w14:paraId="7341FE46" w14:textId="77777777" w:rsidR="00FF51EC" w:rsidRDefault="0004013B" w:rsidP="00C92B08">
      <w:pPr>
        <w:pStyle w:val="ListParagraph"/>
        <w:numPr>
          <w:ilvl w:val="0"/>
          <w:numId w:val="9"/>
        </w:numPr>
        <w:tabs>
          <w:tab w:val="left" w:pos="334"/>
        </w:tabs>
        <w:spacing w:before="65"/>
        <w:ind w:right="246" w:firstLine="0"/>
        <w:jc w:val="both"/>
        <w:rPr>
          <w:sz w:val="16"/>
        </w:rPr>
      </w:pPr>
      <w:r>
        <w:rPr>
          <w:sz w:val="16"/>
        </w:rPr>
        <w:t>KPMG retains all rights in all methodologies, know-how, knowledge,</w:t>
      </w:r>
      <w:r>
        <w:rPr>
          <w:spacing w:val="-7"/>
          <w:sz w:val="16"/>
        </w:rPr>
        <w:t xml:space="preserve"> </w:t>
      </w:r>
      <w:r>
        <w:rPr>
          <w:sz w:val="16"/>
        </w:rPr>
        <w:t>applications</w:t>
      </w:r>
      <w:r>
        <w:rPr>
          <w:spacing w:val="-6"/>
          <w:sz w:val="16"/>
        </w:rPr>
        <w:t xml:space="preserve"> </w:t>
      </w:r>
      <w:r>
        <w:rPr>
          <w:sz w:val="16"/>
        </w:rPr>
        <w:t>and</w:t>
      </w:r>
      <w:r>
        <w:rPr>
          <w:spacing w:val="-11"/>
          <w:sz w:val="16"/>
        </w:rPr>
        <w:t xml:space="preserve"> </w:t>
      </w:r>
      <w:r>
        <w:rPr>
          <w:sz w:val="16"/>
        </w:rPr>
        <w:t>software</w:t>
      </w:r>
      <w:r>
        <w:rPr>
          <w:spacing w:val="-7"/>
          <w:sz w:val="16"/>
        </w:rPr>
        <w:t xml:space="preserve"> </w:t>
      </w:r>
      <w:r>
        <w:rPr>
          <w:sz w:val="16"/>
        </w:rPr>
        <w:t>developed</w:t>
      </w:r>
      <w:r>
        <w:rPr>
          <w:spacing w:val="-6"/>
          <w:sz w:val="16"/>
        </w:rPr>
        <w:t xml:space="preserve"> </w:t>
      </w:r>
      <w:r>
        <w:rPr>
          <w:sz w:val="16"/>
        </w:rPr>
        <w:t>by</w:t>
      </w:r>
      <w:r>
        <w:rPr>
          <w:spacing w:val="-7"/>
          <w:sz w:val="16"/>
        </w:rPr>
        <w:t xml:space="preserve"> </w:t>
      </w:r>
      <w:r>
        <w:rPr>
          <w:sz w:val="16"/>
        </w:rPr>
        <w:t>KPMG either prior to or during the engagement. KPMG also retains all rights (including, without limitation, copyright) in all reports, written advice and other working papers and materials developed by KPMG during the engagement. Unless</w:t>
      </w:r>
      <w:r>
        <w:rPr>
          <w:spacing w:val="-8"/>
          <w:sz w:val="16"/>
        </w:rPr>
        <w:t xml:space="preserve"> </w:t>
      </w:r>
      <w:r>
        <w:rPr>
          <w:sz w:val="16"/>
        </w:rPr>
        <w:t>contemplated</w:t>
      </w:r>
      <w:r>
        <w:rPr>
          <w:spacing w:val="-6"/>
          <w:sz w:val="16"/>
        </w:rPr>
        <w:t xml:space="preserve"> </w:t>
      </w:r>
      <w:r>
        <w:rPr>
          <w:sz w:val="16"/>
        </w:rPr>
        <w:t>by</w:t>
      </w:r>
      <w:r>
        <w:rPr>
          <w:spacing w:val="-9"/>
          <w:sz w:val="16"/>
        </w:rPr>
        <w:t xml:space="preserve"> </w:t>
      </w:r>
      <w:r>
        <w:rPr>
          <w:sz w:val="16"/>
        </w:rPr>
        <w:t>the</w:t>
      </w:r>
      <w:r>
        <w:rPr>
          <w:spacing w:val="-5"/>
          <w:sz w:val="16"/>
        </w:rPr>
        <w:t xml:space="preserve"> </w:t>
      </w:r>
      <w:r>
        <w:rPr>
          <w:sz w:val="16"/>
        </w:rPr>
        <w:t>Engagement</w:t>
      </w:r>
      <w:r>
        <w:rPr>
          <w:spacing w:val="-5"/>
          <w:sz w:val="16"/>
        </w:rPr>
        <w:t xml:space="preserve"> </w:t>
      </w:r>
      <w:r>
        <w:rPr>
          <w:sz w:val="16"/>
        </w:rPr>
        <w:t>Letter,</w:t>
      </w:r>
      <w:r>
        <w:rPr>
          <w:spacing w:val="-6"/>
          <w:sz w:val="16"/>
        </w:rPr>
        <w:t xml:space="preserve"> </w:t>
      </w:r>
      <w:r>
        <w:rPr>
          <w:sz w:val="16"/>
        </w:rPr>
        <w:t>all</w:t>
      </w:r>
      <w:r>
        <w:rPr>
          <w:spacing w:val="-7"/>
          <w:sz w:val="16"/>
        </w:rPr>
        <w:t xml:space="preserve"> </w:t>
      </w:r>
      <w:r>
        <w:rPr>
          <w:sz w:val="16"/>
        </w:rPr>
        <w:t>reports and written advice are confidential and intended solely for Client’s</w:t>
      </w:r>
      <w:r>
        <w:rPr>
          <w:spacing w:val="-9"/>
          <w:sz w:val="16"/>
        </w:rPr>
        <w:t xml:space="preserve"> </w:t>
      </w:r>
      <w:r>
        <w:rPr>
          <w:sz w:val="16"/>
        </w:rPr>
        <w:t>internal</w:t>
      </w:r>
      <w:r>
        <w:rPr>
          <w:spacing w:val="-7"/>
          <w:sz w:val="16"/>
        </w:rPr>
        <w:t xml:space="preserve"> </w:t>
      </w:r>
      <w:r>
        <w:rPr>
          <w:sz w:val="16"/>
        </w:rPr>
        <w:t>use</w:t>
      </w:r>
      <w:r>
        <w:rPr>
          <w:spacing w:val="-9"/>
          <w:sz w:val="16"/>
        </w:rPr>
        <w:t xml:space="preserve"> </w:t>
      </w:r>
      <w:r>
        <w:rPr>
          <w:sz w:val="16"/>
        </w:rPr>
        <w:t>(or</w:t>
      </w:r>
      <w:r>
        <w:rPr>
          <w:spacing w:val="-7"/>
          <w:sz w:val="16"/>
        </w:rPr>
        <w:t xml:space="preserve"> </w:t>
      </w:r>
      <w:r>
        <w:rPr>
          <w:sz w:val="16"/>
        </w:rPr>
        <w:t>the</w:t>
      </w:r>
      <w:r>
        <w:rPr>
          <w:spacing w:val="-6"/>
          <w:sz w:val="16"/>
        </w:rPr>
        <w:t xml:space="preserve"> </w:t>
      </w:r>
      <w:r>
        <w:rPr>
          <w:sz w:val="16"/>
        </w:rPr>
        <w:t>use</w:t>
      </w:r>
      <w:r>
        <w:rPr>
          <w:spacing w:val="-6"/>
          <w:sz w:val="16"/>
        </w:rPr>
        <w:t xml:space="preserve"> </w:t>
      </w:r>
      <w:r>
        <w:rPr>
          <w:sz w:val="16"/>
        </w:rPr>
        <w:t>of</w:t>
      </w:r>
      <w:r>
        <w:rPr>
          <w:spacing w:val="-5"/>
          <w:sz w:val="16"/>
        </w:rPr>
        <w:t xml:space="preserve"> </w:t>
      </w:r>
      <w:r>
        <w:rPr>
          <w:sz w:val="16"/>
        </w:rPr>
        <w:t>Client’s</w:t>
      </w:r>
      <w:r>
        <w:rPr>
          <w:spacing w:val="-9"/>
          <w:sz w:val="16"/>
        </w:rPr>
        <w:t xml:space="preserve"> </w:t>
      </w:r>
      <w:r>
        <w:rPr>
          <w:sz w:val="16"/>
        </w:rPr>
        <w:t>management,</w:t>
      </w:r>
      <w:r>
        <w:rPr>
          <w:spacing w:val="-7"/>
          <w:sz w:val="16"/>
        </w:rPr>
        <w:t xml:space="preserve"> </w:t>
      </w:r>
      <w:r>
        <w:rPr>
          <w:sz w:val="16"/>
        </w:rPr>
        <w:t>as applicable)</w:t>
      </w:r>
      <w:r>
        <w:rPr>
          <w:spacing w:val="-5"/>
          <w:sz w:val="16"/>
        </w:rPr>
        <w:t xml:space="preserve"> </w:t>
      </w:r>
      <w:r>
        <w:rPr>
          <w:sz w:val="16"/>
        </w:rPr>
        <w:t>to</w:t>
      </w:r>
      <w:r>
        <w:rPr>
          <w:spacing w:val="-6"/>
          <w:sz w:val="16"/>
        </w:rPr>
        <w:t xml:space="preserve"> </w:t>
      </w:r>
      <w:r>
        <w:rPr>
          <w:sz w:val="16"/>
        </w:rPr>
        <w:t>assist</w:t>
      </w:r>
      <w:r>
        <w:rPr>
          <w:spacing w:val="-5"/>
          <w:sz w:val="16"/>
        </w:rPr>
        <w:t xml:space="preserve"> </w:t>
      </w:r>
      <w:r>
        <w:rPr>
          <w:sz w:val="16"/>
        </w:rPr>
        <w:t>with</w:t>
      </w:r>
      <w:r>
        <w:rPr>
          <w:spacing w:val="-4"/>
          <w:sz w:val="16"/>
        </w:rPr>
        <w:t xml:space="preserve"> </w:t>
      </w:r>
      <w:r>
        <w:rPr>
          <w:sz w:val="16"/>
        </w:rPr>
        <w:t>this</w:t>
      </w:r>
      <w:r>
        <w:rPr>
          <w:spacing w:val="-2"/>
          <w:sz w:val="16"/>
        </w:rPr>
        <w:t xml:space="preserve"> </w:t>
      </w:r>
      <w:r>
        <w:rPr>
          <w:sz w:val="16"/>
        </w:rPr>
        <w:t>specific</w:t>
      </w:r>
      <w:r>
        <w:rPr>
          <w:spacing w:val="-6"/>
          <w:sz w:val="16"/>
        </w:rPr>
        <w:t xml:space="preserve"> </w:t>
      </w:r>
      <w:r>
        <w:rPr>
          <w:sz w:val="16"/>
        </w:rPr>
        <w:t>matter</w:t>
      </w:r>
      <w:r>
        <w:rPr>
          <w:spacing w:val="-4"/>
          <w:sz w:val="16"/>
        </w:rPr>
        <w:t xml:space="preserve"> </w:t>
      </w:r>
      <w:r>
        <w:rPr>
          <w:sz w:val="16"/>
        </w:rPr>
        <w:t>or</w:t>
      </w:r>
      <w:r>
        <w:rPr>
          <w:spacing w:val="-8"/>
          <w:sz w:val="16"/>
        </w:rPr>
        <w:t xml:space="preserve"> </w:t>
      </w:r>
      <w:r>
        <w:rPr>
          <w:sz w:val="16"/>
        </w:rPr>
        <w:t>transaction, and, where applicable, government taxation authorities, and</w:t>
      </w:r>
      <w:r>
        <w:rPr>
          <w:spacing w:val="-8"/>
          <w:sz w:val="16"/>
        </w:rPr>
        <w:t xml:space="preserve"> </w:t>
      </w:r>
      <w:r>
        <w:rPr>
          <w:sz w:val="16"/>
        </w:rPr>
        <w:t>are</w:t>
      </w:r>
      <w:r>
        <w:rPr>
          <w:spacing w:val="-5"/>
          <w:sz w:val="16"/>
        </w:rPr>
        <w:t xml:space="preserve"> </w:t>
      </w:r>
      <w:r>
        <w:rPr>
          <w:sz w:val="16"/>
        </w:rPr>
        <w:t>not</w:t>
      </w:r>
      <w:r>
        <w:rPr>
          <w:spacing w:val="-5"/>
          <w:sz w:val="16"/>
        </w:rPr>
        <w:t xml:space="preserve"> </w:t>
      </w:r>
      <w:r>
        <w:rPr>
          <w:sz w:val="16"/>
        </w:rPr>
        <w:t>for</w:t>
      </w:r>
      <w:r>
        <w:rPr>
          <w:spacing w:val="-8"/>
          <w:sz w:val="16"/>
        </w:rPr>
        <w:t xml:space="preserve"> </w:t>
      </w:r>
      <w:r>
        <w:rPr>
          <w:sz w:val="16"/>
        </w:rPr>
        <w:t>general</w:t>
      </w:r>
      <w:r>
        <w:rPr>
          <w:spacing w:val="-4"/>
          <w:sz w:val="16"/>
        </w:rPr>
        <w:t xml:space="preserve"> </w:t>
      </w:r>
      <w:r>
        <w:rPr>
          <w:sz w:val="16"/>
        </w:rPr>
        <w:t>use,</w:t>
      </w:r>
      <w:r>
        <w:rPr>
          <w:spacing w:val="-7"/>
          <w:sz w:val="16"/>
        </w:rPr>
        <w:t xml:space="preserve"> </w:t>
      </w:r>
      <w:r>
        <w:rPr>
          <w:sz w:val="16"/>
        </w:rPr>
        <w:t>circulation</w:t>
      </w:r>
      <w:r>
        <w:rPr>
          <w:spacing w:val="-6"/>
          <w:sz w:val="16"/>
        </w:rPr>
        <w:t xml:space="preserve"> </w:t>
      </w:r>
      <w:r>
        <w:rPr>
          <w:sz w:val="16"/>
        </w:rPr>
        <w:t>or</w:t>
      </w:r>
      <w:r>
        <w:rPr>
          <w:spacing w:val="-8"/>
          <w:sz w:val="16"/>
        </w:rPr>
        <w:t xml:space="preserve"> </w:t>
      </w:r>
      <w:r>
        <w:rPr>
          <w:sz w:val="16"/>
        </w:rPr>
        <w:t>publication.</w:t>
      </w:r>
      <w:r>
        <w:rPr>
          <w:spacing w:val="-6"/>
          <w:sz w:val="16"/>
        </w:rPr>
        <w:t xml:space="preserve"> </w:t>
      </w:r>
      <w:r>
        <w:rPr>
          <w:sz w:val="16"/>
        </w:rPr>
        <w:t>Such reports and written advice shall not be edited, referred to, circulated, reproduced, distributed, published, made available,</w:t>
      </w:r>
      <w:r>
        <w:rPr>
          <w:spacing w:val="-4"/>
          <w:sz w:val="16"/>
        </w:rPr>
        <w:t xml:space="preserve"> </w:t>
      </w:r>
      <w:r>
        <w:rPr>
          <w:sz w:val="16"/>
        </w:rPr>
        <w:t>used</w:t>
      </w:r>
      <w:r>
        <w:rPr>
          <w:spacing w:val="-6"/>
          <w:sz w:val="16"/>
        </w:rPr>
        <w:t xml:space="preserve"> </w:t>
      </w:r>
      <w:r>
        <w:rPr>
          <w:sz w:val="16"/>
        </w:rPr>
        <w:t>for</w:t>
      </w:r>
      <w:r>
        <w:rPr>
          <w:spacing w:val="-4"/>
          <w:sz w:val="16"/>
        </w:rPr>
        <w:t xml:space="preserve"> </w:t>
      </w:r>
      <w:r>
        <w:rPr>
          <w:sz w:val="16"/>
        </w:rPr>
        <w:t>any</w:t>
      </w:r>
      <w:r>
        <w:rPr>
          <w:spacing w:val="-3"/>
          <w:sz w:val="16"/>
        </w:rPr>
        <w:t xml:space="preserve"> </w:t>
      </w:r>
      <w:r>
        <w:rPr>
          <w:sz w:val="16"/>
        </w:rPr>
        <w:t>other</w:t>
      </w:r>
      <w:r>
        <w:rPr>
          <w:spacing w:val="-6"/>
          <w:sz w:val="16"/>
        </w:rPr>
        <w:t xml:space="preserve"> </w:t>
      </w:r>
      <w:r>
        <w:rPr>
          <w:sz w:val="16"/>
        </w:rPr>
        <w:t>purpose</w:t>
      </w:r>
      <w:r>
        <w:rPr>
          <w:spacing w:val="-5"/>
          <w:sz w:val="16"/>
        </w:rPr>
        <w:t xml:space="preserve"> </w:t>
      </w:r>
      <w:r>
        <w:rPr>
          <w:sz w:val="16"/>
        </w:rPr>
        <w:t>or</w:t>
      </w:r>
      <w:r>
        <w:rPr>
          <w:spacing w:val="-5"/>
          <w:sz w:val="16"/>
        </w:rPr>
        <w:t xml:space="preserve"> </w:t>
      </w:r>
      <w:r>
        <w:rPr>
          <w:sz w:val="16"/>
        </w:rPr>
        <w:t>relied</w:t>
      </w:r>
      <w:r>
        <w:rPr>
          <w:spacing w:val="-4"/>
          <w:sz w:val="16"/>
        </w:rPr>
        <w:t xml:space="preserve"> </w:t>
      </w:r>
      <w:r>
        <w:rPr>
          <w:sz w:val="16"/>
        </w:rPr>
        <w:t>upon</w:t>
      </w:r>
      <w:r>
        <w:rPr>
          <w:spacing w:val="-7"/>
          <w:sz w:val="16"/>
        </w:rPr>
        <w:t xml:space="preserve"> </w:t>
      </w:r>
      <w:r>
        <w:rPr>
          <w:sz w:val="16"/>
        </w:rPr>
        <w:t>by</w:t>
      </w:r>
      <w:r>
        <w:rPr>
          <w:spacing w:val="-2"/>
          <w:sz w:val="16"/>
        </w:rPr>
        <w:t xml:space="preserve"> </w:t>
      </w:r>
      <w:r>
        <w:rPr>
          <w:sz w:val="16"/>
        </w:rPr>
        <w:t>any other person without KPMG’s express written permission and</w:t>
      </w:r>
      <w:r>
        <w:rPr>
          <w:spacing w:val="-4"/>
          <w:sz w:val="16"/>
        </w:rPr>
        <w:t xml:space="preserve"> </w:t>
      </w:r>
      <w:r>
        <w:rPr>
          <w:sz w:val="16"/>
        </w:rPr>
        <w:t>on</w:t>
      </w:r>
      <w:r>
        <w:rPr>
          <w:spacing w:val="-5"/>
          <w:sz w:val="16"/>
        </w:rPr>
        <w:t xml:space="preserve"> </w:t>
      </w:r>
      <w:r>
        <w:rPr>
          <w:sz w:val="16"/>
        </w:rPr>
        <w:t>such</w:t>
      </w:r>
      <w:r>
        <w:rPr>
          <w:spacing w:val="-10"/>
          <w:sz w:val="16"/>
        </w:rPr>
        <w:t xml:space="preserve"> </w:t>
      </w:r>
      <w:r>
        <w:rPr>
          <w:sz w:val="16"/>
        </w:rPr>
        <w:t>terms</w:t>
      </w:r>
      <w:r>
        <w:rPr>
          <w:spacing w:val="-2"/>
          <w:sz w:val="16"/>
        </w:rPr>
        <w:t xml:space="preserve"> </w:t>
      </w:r>
      <w:r>
        <w:rPr>
          <w:sz w:val="16"/>
        </w:rPr>
        <w:t>and</w:t>
      </w:r>
      <w:r>
        <w:rPr>
          <w:spacing w:val="-5"/>
          <w:sz w:val="16"/>
        </w:rPr>
        <w:t xml:space="preserve"> </w:t>
      </w:r>
      <w:r>
        <w:rPr>
          <w:sz w:val="16"/>
        </w:rPr>
        <w:t>conditions</w:t>
      </w:r>
      <w:r>
        <w:rPr>
          <w:spacing w:val="-8"/>
          <w:sz w:val="16"/>
        </w:rPr>
        <w:t xml:space="preserve"> </w:t>
      </w:r>
      <w:r>
        <w:rPr>
          <w:sz w:val="16"/>
        </w:rPr>
        <w:t>as</w:t>
      </w:r>
      <w:r>
        <w:rPr>
          <w:spacing w:val="-3"/>
          <w:sz w:val="16"/>
        </w:rPr>
        <w:t xml:space="preserve"> </w:t>
      </w:r>
      <w:r>
        <w:rPr>
          <w:sz w:val="16"/>
        </w:rPr>
        <w:t>KPMG</w:t>
      </w:r>
      <w:r>
        <w:rPr>
          <w:spacing w:val="-9"/>
          <w:sz w:val="16"/>
        </w:rPr>
        <w:t xml:space="preserve"> </w:t>
      </w:r>
      <w:r>
        <w:rPr>
          <w:sz w:val="16"/>
        </w:rPr>
        <w:t>may</w:t>
      </w:r>
      <w:r>
        <w:rPr>
          <w:spacing w:val="-7"/>
          <w:sz w:val="16"/>
        </w:rPr>
        <w:t xml:space="preserve"> </w:t>
      </w:r>
      <w:r>
        <w:rPr>
          <w:sz w:val="16"/>
        </w:rPr>
        <w:t>require</w:t>
      </w:r>
      <w:r>
        <w:rPr>
          <w:spacing w:val="-3"/>
          <w:sz w:val="16"/>
        </w:rPr>
        <w:t xml:space="preserve"> </w:t>
      </w:r>
      <w:r>
        <w:rPr>
          <w:sz w:val="16"/>
        </w:rPr>
        <w:t>in its sole discretion. If such permission is given, Client shall not</w:t>
      </w:r>
      <w:r>
        <w:rPr>
          <w:spacing w:val="-8"/>
          <w:sz w:val="16"/>
        </w:rPr>
        <w:t xml:space="preserve"> </w:t>
      </w:r>
      <w:r>
        <w:rPr>
          <w:sz w:val="16"/>
        </w:rPr>
        <w:t>publish</w:t>
      </w:r>
      <w:r>
        <w:rPr>
          <w:spacing w:val="-6"/>
          <w:sz w:val="16"/>
        </w:rPr>
        <w:t xml:space="preserve"> </w:t>
      </w:r>
      <w:r>
        <w:rPr>
          <w:sz w:val="16"/>
        </w:rPr>
        <w:t>any</w:t>
      </w:r>
      <w:r>
        <w:rPr>
          <w:spacing w:val="-9"/>
          <w:sz w:val="16"/>
        </w:rPr>
        <w:t xml:space="preserve"> </w:t>
      </w:r>
      <w:r>
        <w:rPr>
          <w:sz w:val="16"/>
        </w:rPr>
        <w:t>extract</w:t>
      </w:r>
      <w:r>
        <w:rPr>
          <w:spacing w:val="-6"/>
          <w:sz w:val="16"/>
        </w:rPr>
        <w:t xml:space="preserve"> </w:t>
      </w:r>
      <w:r>
        <w:rPr>
          <w:sz w:val="16"/>
        </w:rPr>
        <w:t>or</w:t>
      </w:r>
      <w:r>
        <w:rPr>
          <w:spacing w:val="-8"/>
          <w:sz w:val="16"/>
        </w:rPr>
        <w:t xml:space="preserve"> </w:t>
      </w:r>
      <w:r>
        <w:rPr>
          <w:sz w:val="16"/>
        </w:rPr>
        <w:t>excerpt</w:t>
      </w:r>
      <w:r>
        <w:rPr>
          <w:spacing w:val="-6"/>
          <w:sz w:val="16"/>
        </w:rPr>
        <w:t xml:space="preserve"> </w:t>
      </w:r>
      <w:r>
        <w:rPr>
          <w:sz w:val="16"/>
        </w:rPr>
        <w:t>of</w:t>
      </w:r>
      <w:r>
        <w:rPr>
          <w:spacing w:val="-6"/>
          <w:sz w:val="16"/>
        </w:rPr>
        <w:t xml:space="preserve"> </w:t>
      </w:r>
      <w:r>
        <w:rPr>
          <w:sz w:val="16"/>
        </w:rPr>
        <w:t>KPMG’s</w:t>
      </w:r>
      <w:r>
        <w:rPr>
          <w:spacing w:val="-7"/>
          <w:sz w:val="16"/>
        </w:rPr>
        <w:t xml:space="preserve"> </w:t>
      </w:r>
      <w:r>
        <w:rPr>
          <w:sz w:val="16"/>
        </w:rPr>
        <w:t>written</w:t>
      </w:r>
      <w:r>
        <w:rPr>
          <w:spacing w:val="-10"/>
          <w:sz w:val="16"/>
        </w:rPr>
        <w:t xml:space="preserve"> </w:t>
      </w:r>
      <w:r>
        <w:rPr>
          <w:sz w:val="16"/>
        </w:rPr>
        <w:t>advice or report or refer to KPMG without providing the entire advice or report at the same time. Notwithstanding the foregoing, Client may disclose in whole any report or written</w:t>
      </w:r>
      <w:r>
        <w:rPr>
          <w:spacing w:val="-11"/>
          <w:sz w:val="16"/>
        </w:rPr>
        <w:t xml:space="preserve"> </w:t>
      </w:r>
      <w:r>
        <w:rPr>
          <w:sz w:val="16"/>
        </w:rPr>
        <w:t>advice</w:t>
      </w:r>
      <w:r>
        <w:rPr>
          <w:spacing w:val="-11"/>
          <w:sz w:val="16"/>
        </w:rPr>
        <w:t xml:space="preserve"> </w:t>
      </w:r>
      <w:r>
        <w:rPr>
          <w:sz w:val="16"/>
        </w:rPr>
        <w:t>given</w:t>
      </w:r>
      <w:r>
        <w:rPr>
          <w:spacing w:val="-12"/>
          <w:sz w:val="16"/>
        </w:rPr>
        <w:t xml:space="preserve"> </w:t>
      </w:r>
      <w:r>
        <w:rPr>
          <w:sz w:val="16"/>
        </w:rPr>
        <w:t>to</w:t>
      </w:r>
      <w:r>
        <w:rPr>
          <w:spacing w:val="-9"/>
          <w:sz w:val="16"/>
        </w:rPr>
        <w:t xml:space="preserve"> </w:t>
      </w:r>
      <w:r>
        <w:rPr>
          <w:sz w:val="16"/>
        </w:rPr>
        <w:t>Client</w:t>
      </w:r>
      <w:r>
        <w:rPr>
          <w:spacing w:val="-7"/>
          <w:sz w:val="16"/>
        </w:rPr>
        <w:t xml:space="preserve"> </w:t>
      </w:r>
      <w:r>
        <w:rPr>
          <w:sz w:val="16"/>
        </w:rPr>
        <w:t>by</w:t>
      </w:r>
      <w:r>
        <w:rPr>
          <w:spacing w:val="-12"/>
          <w:sz w:val="16"/>
        </w:rPr>
        <w:t xml:space="preserve"> </w:t>
      </w:r>
      <w:r>
        <w:rPr>
          <w:sz w:val="16"/>
        </w:rPr>
        <w:t>KPMG</w:t>
      </w:r>
      <w:r>
        <w:rPr>
          <w:spacing w:val="-11"/>
          <w:sz w:val="16"/>
        </w:rPr>
        <w:t xml:space="preserve"> </w:t>
      </w:r>
      <w:r>
        <w:rPr>
          <w:sz w:val="16"/>
        </w:rPr>
        <w:t>hereunder</w:t>
      </w:r>
      <w:r>
        <w:rPr>
          <w:spacing w:val="-8"/>
          <w:sz w:val="16"/>
        </w:rPr>
        <w:t xml:space="preserve"> </w:t>
      </w:r>
      <w:r>
        <w:rPr>
          <w:sz w:val="16"/>
        </w:rPr>
        <w:t>solely</w:t>
      </w:r>
      <w:r>
        <w:rPr>
          <w:spacing w:val="-12"/>
          <w:sz w:val="16"/>
        </w:rPr>
        <w:t xml:space="preserve"> </w:t>
      </w:r>
      <w:r>
        <w:rPr>
          <w:sz w:val="16"/>
        </w:rPr>
        <w:t>to</w:t>
      </w:r>
    </w:p>
    <w:p w14:paraId="45C4B77E"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82" w:space="40"/>
            <w:col w:w="4538"/>
          </w:cols>
        </w:sectPr>
      </w:pPr>
    </w:p>
    <w:p w14:paraId="26C0448D" w14:textId="77777777" w:rsidR="00FF51EC" w:rsidRDefault="00FF51EC">
      <w:pPr>
        <w:pStyle w:val="BodyText"/>
        <w:rPr>
          <w:sz w:val="20"/>
        </w:rPr>
      </w:pPr>
    </w:p>
    <w:p w14:paraId="39129EA7" w14:textId="77777777" w:rsidR="00FF51EC" w:rsidRDefault="00FF51EC">
      <w:pPr>
        <w:rPr>
          <w:sz w:val="20"/>
        </w:rPr>
        <w:sectPr w:rsidR="00FF51EC">
          <w:headerReference w:type="even" r:id="rId31"/>
          <w:headerReference w:type="default" r:id="rId32"/>
          <w:headerReference w:type="first" r:id="rId33"/>
          <w:pgSz w:w="12240" w:h="15840"/>
          <w:pgMar w:top="1840" w:right="920" w:bottom="1260" w:left="960" w:header="775" w:footer="1070" w:gutter="0"/>
          <w:cols w:space="720"/>
        </w:sectPr>
      </w:pPr>
    </w:p>
    <w:p w14:paraId="1A5D46CF" w14:textId="77777777" w:rsidR="00FF51EC" w:rsidRDefault="00FF51EC">
      <w:pPr>
        <w:pStyle w:val="BodyText"/>
        <w:spacing w:before="11"/>
        <w:rPr>
          <w:sz w:val="20"/>
        </w:rPr>
      </w:pPr>
    </w:p>
    <w:p w14:paraId="07723A63" w14:textId="77777777" w:rsidR="00FF51EC" w:rsidRDefault="0004013B">
      <w:pPr>
        <w:pStyle w:val="BodyText"/>
        <w:ind w:left="1645"/>
        <w:jc w:val="both"/>
      </w:pPr>
      <w:r>
        <w:t>Client’s legal and professional advisors for the purposes</w:t>
      </w:r>
      <w:r>
        <w:rPr>
          <w:spacing w:val="-25"/>
        </w:rPr>
        <w:t xml:space="preserve"> </w:t>
      </w:r>
      <w:r>
        <w:t>of Client</w:t>
      </w:r>
      <w:r>
        <w:rPr>
          <w:spacing w:val="-8"/>
        </w:rPr>
        <w:t xml:space="preserve"> </w:t>
      </w:r>
      <w:r>
        <w:t>seeking</w:t>
      </w:r>
      <w:r>
        <w:rPr>
          <w:spacing w:val="-10"/>
        </w:rPr>
        <w:t xml:space="preserve"> </w:t>
      </w:r>
      <w:r>
        <w:t>advice</w:t>
      </w:r>
      <w:r>
        <w:rPr>
          <w:spacing w:val="-11"/>
        </w:rPr>
        <w:t xml:space="preserve"> </w:t>
      </w:r>
      <w:r>
        <w:t>in</w:t>
      </w:r>
      <w:r>
        <w:rPr>
          <w:spacing w:val="-10"/>
        </w:rPr>
        <w:t xml:space="preserve"> </w:t>
      </w:r>
      <w:r>
        <w:t>respect</w:t>
      </w:r>
      <w:r>
        <w:rPr>
          <w:spacing w:val="-10"/>
        </w:rPr>
        <w:t xml:space="preserve"> </w:t>
      </w:r>
      <w:r>
        <w:t>of</w:t>
      </w:r>
      <w:r>
        <w:rPr>
          <w:spacing w:val="-11"/>
        </w:rPr>
        <w:t xml:space="preserve"> </w:t>
      </w:r>
      <w:r>
        <w:t>the</w:t>
      </w:r>
      <w:r>
        <w:rPr>
          <w:spacing w:val="-10"/>
        </w:rPr>
        <w:t xml:space="preserve"> </w:t>
      </w:r>
      <w:r>
        <w:t>transaction</w:t>
      </w:r>
      <w:r>
        <w:rPr>
          <w:spacing w:val="-9"/>
        </w:rPr>
        <w:t xml:space="preserve"> </w:t>
      </w:r>
      <w:r>
        <w:t>or</w:t>
      </w:r>
      <w:r>
        <w:rPr>
          <w:spacing w:val="-10"/>
        </w:rPr>
        <w:t xml:space="preserve"> </w:t>
      </w:r>
      <w:r>
        <w:t>matter to</w:t>
      </w:r>
      <w:r>
        <w:rPr>
          <w:spacing w:val="-9"/>
        </w:rPr>
        <w:t xml:space="preserve"> </w:t>
      </w:r>
      <w:r>
        <w:t>which</w:t>
      </w:r>
      <w:r>
        <w:rPr>
          <w:spacing w:val="-11"/>
        </w:rPr>
        <w:t xml:space="preserve"> </w:t>
      </w:r>
      <w:r>
        <w:t>the</w:t>
      </w:r>
      <w:r>
        <w:rPr>
          <w:spacing w:val="-11"/>
        </w:rPr>
        <w:t xml:space="preserve"> </w:t>
      </w:r>
      <w:r>
        <w:t>engagement</w:t>
      </w:r>
      <w:r>
        <w:rPr>
          <w:spacing w:val="-7"/>
        </w:rPr>
        <w:t xml:space="preserve"> </w:t>
      </w:r>
      <w:r>
        <w:t>relates,</w:t>
      </w:r>
      <w:r>
        <w:rPr>
          <w:spacing w:val="-7"/>
        </w:rPr>
        <w:t xml:space="preserve"> </w:t>
      </w:r>
      <w:r>
        <w:t>provided</w:t>
      </w:r>
      <w:r>
        <w:rPr>
          <w:spacing w:val="-7"/>
        </w:rPr>
        <w:t xml:space="preserve"> </w:t>
      </w:r>
      <w:r>
        <w:t>that</w:t>
      </w:r>
      <w:r>
        <w:rPr>
          <w:spacing w:val="-8"/>
        </w:rPr>
        <w:t xml:space="preserve"> </w:t>
      </w:r>
      <w:r>
        <w:t>when</w:t>
      </w:r>
      <w:r>
        <w:rPr>
          <w:spacing w:val="-7"/>
        </w:rPr>
        <w:t xml:space="preserve"> </w:t>
      </w:r>
      <w:r>
        <w:t>doing so Client informs such advisors that: (i) disclosure by</w:t>
      </w:r>
      <w:r>
        <w:rPr>
          <w:spacing w:val="-20"/>
        </w:rPr>
        <w:t xml:space="preserve"> </w:t>
      </w:r>
      <w:r>
        <w:t>them (except as permitted herein) is not permitted without KPMG’s prior written consent; and (ii) KPMG accepts no responsibility</w:t>
      </w:r>
      <w:r>
        <w:rPr>
          <w:spacing w:val="-4"/>
        </w:rPr>
        <w:t xml:space="preserve"> </w:t>
      </w:r>
      <w:r>
        <w:t>or</w:t>
      </w:r>
      <w:r>
        <w:rPr>
          <w:spacing w:val="-4"/>
        </w:rPr>
        <w:t xml:space="preserve"> </w:t>
      </w:r>
      <w:r>
        <w:t>liability</w:t>
      </w:r>
      <w:r>
        <w:rPr>
          <w:spacing w:val="-7"/>
        </w:rPr>
        <w:t xml:space="preserve"> </w:t>
      </w:r>
      <w:r>
        <w:t>to</w:t>
      </w:r>
      <w:r>
        <w:rPr>
          <w:spacing w:val="-6"/>
        </w:rPr>
        <w:t xml:space="preserve"> </w:t>
      </w:r>
      <w:r>
        <w:t>such</w:t>
      </w:r>
      <w:r>
        <w:rPr>
          <w:spacing w:val="-5"/>
        </w:rPr>
        <w:t xml:space="preserve"> </w:t>
      </w:r>
      <w:r>
        <w:t>advisors</w:t>
      </w:r>
      <w:r>
        <w:rPr>
          <w:spacing w:val="-3"/>
        </w:rPr>
        <w:t xml:space="preserve"> </w:t>
      </w:r>
      <w:r>
        <w:t>in</w:t>
      </w:r>
      <w:r>
        <w:rPr>
          <w:spacing w:val="-6"/>
        </w:rPr>
        <w:t xml:space="preserve"> </w:t>
      </w:r>
      <w:r>
        <w:t>connection</w:t>
      </w:r>
      <w:r>
        <w:rPr>
          <w:spacing w:val="-3"/>
        </w:rPr>
        <w:t xml:space="preserve"> </w:t>
      </w:r>
      <w:r>
        <w:t>with such</w:t>
      </w:r>
      <w:r>
        <w:rPr>
          <w:spacing w:val="-7"/>
        </w:rPr>
        <w:t xml:space="preserve"> </w:t>
      </w:r>
      <w:r>
        <w:t>reports</w:t>
      </w:r>
      <w:r>
        <w:rPr>
          <w:spacing w:val="-2"/>
        </w:rPr>
        <w:t xml:space="preserve"> </w:t>
      </w:r>
      <w:r>
        <w:t>or</w:t>
      </w:r>
      <w:r>
        <w:rPr>
          <w:spacing w:val="-7"/>
        </w:rPr>
        <w:t xml:space="preserve"> </w:t>
      </w:r>
      <w:r>
        <w:t>written</w:t>
      </w:r>
      <w:r>
        <w:rPr>
          <w:spacing w:val="-2"/>
        </w:rPr>
        <w:t xml:space="preserve"> </w:t>
      </w:r>
      <w:r>
        <w:t>advice.</w:t>
      </w:r>
      <w:r>
        <w:rPr>
          <w:spacing w:val="-2"/>
        </w:rPr>
        <w:t xml:space="preserve"> </w:t>
      </w:r>
      <w:r>
        <w:t>Subject</w:t>
      </w:r>
      <w:r>
        <w:rPr>
          <w:spacing w:val="-2"/>
        </w:rPr>
        <w:t xml:space="preserve"> </w:t>
      </w:r>
      <w:r>
        <w:t>to</w:t>
      </w:r>
      <w:r>
        <w:rPr>
          <w:spacing w:val="-9"/>
        </w:rPr>
        <w:t xml:space="preserve"> </w:t>
      </w:r>
      <w:r>
        <w:t>the</w:t>
      </w:r>
      <w:r>
        <w:rPr>
          <w:spacing w:val="-4"/>
        </w:rPr>
        <w:t xml:space="preserve"> </w:t>
      </w:r>
      <w:r>
        <w:t>restrictions</w:t>
      </w:r>
      <w:r>
        <w:rPr>
          <w:spacing w:val="-2"/>
        </w:rPr>
        <w:t xml:space="preserve"> </w:t>
      </w:r>
      <w:r>
        <w:t>of Section 6, KPMG is entitled to use or develop the knowledge, experience and skills of general application gained through performing the</w:t>
      </w:r>
      <w:r>
        <w:rPr>
          <w:spacing w:val="-23"/>
        </w:rPr>
        <w:t xml:space="preserve"> </w:t>
      </w:r>
      <w:r>
        <w:t>engagement.</w:t>
      </w:r>
    </w:p>
    <w:p w14:paraId="44368A82" w14:textId="77777777" w:rsidR="00FF51EC" w:rsidRDefault="0004013B" w:rsidP="00C92B08">
      <w:pPr>
        <w:pStyle w:val="ListParagraph"/>
        <w:numPr>
          <w:ilvl w:val="0"/>
          <w:numId w:val="9"/>
        </w:numPr>
        <w:tabs>
          <w:tab w:val="left" w:pos="2008"/>
        </w:tabs>
        <w:ind w:left="1645" w:right="2" w:firstLine="0"/>
        <w:jc w:val="both"/>
        <w:rPr>
          <w:sz w:val="16"/>
        </w:rPr>
      </w:pPr>
      <w:r>
        <w:rPr>
          <w:sz w:val="16"/>
        </w:rPr>
        <w:t>Client shall not refer to KPMG or use KPMG’s name or logo in any manner or medium without the prior written permission of KPMG in each instance, which permission may be unreasonably withheld by</w:t>
      </w:r>
      <w:r>
        <w:rPr>
          <w:spacing w:val="-18"/>
          <w:sz w:val="16"/>
        </w:rPr>
        <w:t xml:space="preserve"> </w:t>
      </w:r>
      <w:r>
        <w:rPr>
          <w:sz w:val="16"/>
        </w:rPr>
        <w:t>KPMG.</w:t>
      </w:r>
    </w:p>
    <w:p w14:paraId="7B6C6CF2" w14:textId="77777777" w:rsidR="00FF51EC" w:rsidRDefault="0004013B" w:rsidP="00C92B08">
      <w:pPr>
        <w:pStyle w:val="ListParagraph"/>
        <w:numPr>
          <w:ilvl w:val="0"/>
          <w:numId w:val="9"/>
        </w:numPr>
        <w:tabs>
          <w:tab w:val="left" w:pos="2008"/>
        </w:tabs>
        <w:spacing w:before="1"/>
        <w:ind w:left="1645" w:right="2" w:firstLine="0"/>
        <w:jc w:val="both"/>
        <w:rPr>
          <w:sz w:val="16"/>
        </w:rPr>
      </w:pPr>
      <w:r>
        <w:rPr>
          <w:sz w:val="16"/>
        </w:rPr>
        <w:t>The contents of this Section 5 may be reproduced in any report or written advice of KPMG, in whole or in part, at KPMG’s sole discretion. Any failure of KPMG to include any such language shall not derogate from the obligations set out in this Section</w:t>
      </w:r>
      <w:r>
        <w:rPr>
          <w:spacing w:val="-16"/>
          <w:sz w:val="16"/>
        </w:rPr>
        <w:t xml:space="preserve"> </w:t>
      </w:r>
      <w:r>
        <w:rPr>
          <w:sz w:val="16"/>
        </w:rPr>
        <w:t>5.</w:t>
      </w:r>
    </w:p>
    <w:p w14:paraId="099C8A4F" w14:textId="77777777" w:rsidR="00FF51EC" w:rsidRDefault="0004013B" w:rsidP="00C92B08">
      <w:pPr>
        <w:pStyle w:val="ListParagraph"/>
        <w:numPr>
          <w:ilvl w:val="2"/>
          <w:numId w:val="13"/>
        </w:numPr>
        <w:tabs>
          <w:tab w:val="left" w:pos="2006"/>
        </w:tabs>
        <w:spacing w:before="60"/>
        <w:ind w:left="2005" w:hanging="360"/>
        <w:jc w:val="both"/>
        <w:rPr>
          <w:b/>
          <w:sz w:val="16"/>
        </w:rPr>
      </w:pPr>
      <w:r>
        <w:rPr>
          <w:b/>
          <w:sz w:val="16"/>
        </w:rPr>
        <w:t>C</w:t>
      </w:r>
      <w:r>
        <w:rPr>
          <w:b/>
          <w:sz w:val="13"/>
        </w:rPr>
        <w:t>ONFIDENTIALITY</w:t>
      </w:r>
      <w:r>
        <w:rPr>
          <w:b/>
          <w:sz w:val="16"/>
        </w:rPr>
        <w:t>.</w:t>
      </w:r>
    </w:p>
    <w:p w14:paraId="5572BF0E" w14:textId="77777777" w:rsidR="00FF51EC" w:rsidRDefault="0004013B" w:rsidP="00C92B08">
      <w:pPr>
        <w:pStyle w:val="ListParagraph"/>
        <w:numPr>
          <w:ilvl w:val="0"/>
          <w:numId w:val="8"/>
        </w:numPr>
        <w:tabs>
          <w:tab w:val="left" w:pos="2008"/>
        </w:tabs>
        <w:spacing w:before="58"/>
        <w:ind w:right="1" w:firstLine="0"/>
        <w:jc w:val="both"/>
        <w:rPr>
          <w:sz w:val="16"/>
        </w:rPr>
      </w:pPr>
      <w:r>
        <w:rPr>
          <w:sz w:val="16"/>
        </w:rPr>
        <w:t>Except as described in Section 5 above, Client will treat in confidence any information provided by KPMG to Client, including but not limited to KPMG methodologies, know-how,</w:t>
      </w:r>
      <w:r>
        <w:rPr>
          <w:spacing w:val="-5"/>
          <w:sz w:val="16"/>
        </w:rPr>
        <w:t xml:space="preserve"> </w:t>
      </w:r>
      <w:r>
        <w:rPr>
          <w:sz w:val="16"/>
        </w:rPr>
        <w:t>knowledge,</w:t>
      </w:r>
      <w:r>
        <w:rPr>
          <w:spacing w:val="-5"/>
          <w:sz w:val="16"/>
        </w:rPr>
        <w:t xml:space="preserve"> </w:t>
      </w:r>
      <w:r>
        <w:rPr>
          <w:sz w:val="16"/>
        </w:rPr>
        <w:t>application</w:t>
      </w:r>
      <w:r>
        <w:rPr>
          <w:spacing w:val="-7"/>
          <w:sz w:val="16"/>
        </w:rPr>
        <w:t xml:space="preserve"> </w:t>
      </w:r>
      <w:r>
        <w:rPr>
          <w:sz w:val="16"/>
        </w:rPr>
        <w:t>or</w:t>
      </w:r>
      <w:r>
        <w:rPr>
          <w:spacing w:val="-7"/>
          <w:sz w:val="16"/>
        </w:rPr>
        <w:t xml:space="preserve"> </w:t>
      </w:r>
      <w:r>
        <w:rPr>
          <w:sz w:val="16"/>
        </w:rPr>
        <w:t>software,</w:t>
      </w:r>
      <w:r>
        <w:rPr>
          <w:spacing w:val="-4"/>
          <w:sz w:val="16"/>
        </w:rPr>
        <w:t xml:space="preserve"> </w:t>
      </w:r>
      <w:r>
        <w:rPr>
          <w:sz w:val="16"/>
        </w:rPr>
        <w:t>and</w:t>
      </w:r>
      <w:r>
        <w:rPr>
          <w:spacing w:val="-3"/>
          <w:sz w:val="16"/>
        </w:rPr>
        <w:t xml:space="preserve"> </w:t>
      </w:r>
      <w:r>
        <w:rPr>
          <w:sz w:val="16"/>
        </w:rPr>
        <w:t>will</w:t>
      </w:r>
      <w:r>
        <w:rPr>
          <w:spacing w:val="-3"/>
          <w:sz w:val="16"/>
        </w:rPr>
        <w:t xml:space="preserve"> </w:t>
      </w:r>
      <w:r>
        <w:rPr>
          <w:sz w:val="16"/>
        </w:rPr>
        <w:t>not use or disclose any such confidential information of</w:t>
      </w:r>
      <w:r>
        <w:rPr>
          <w:spacing w:val="-20"/>
          <w:sz w:val="16"/>
        </w:rPr>
        <w:t xml:space="preserve"> </w:t>
      </w:r>
      <w:r>
        <w:rPr>
          <w:sz w:val="16"/>
        </w:rPr>
        <w:t>KPMG to</w:t>
      </w:r>
      <w:r>
        <w:rPr>
          <w:spacing w:val="-6"/>
          <w:sz w:val="16"/>
        </w:rPr>
        <w:t xml:space="preserve"> </w:t>
      </w:r>
      <w:r>
        <w:rPr>
          <w:sz w:val="16"/>
        </w:rPr>
        <w:t>others.</w:t>
      </w:r>
    </w:p>
    <w:p w14:paraId="2E186B6E" w14:textId="77777777" w:rsidR="00FF51EC" w:rsidRDefault="0004013B" w:rsidP="00C92B08">
      <w:pPr>
        <w:pStyle w:val="ListParagraph"/>
        <w:numPr>
          <w:ilvl w:val="0"/>
          <w:numId w:val="8"/>
        </w:numPr>
        <w:tabs>
          <w:tab w:val="left" w:pos="2008"/>
        </w:tabs>
        <w:ind w:right="4" w:firstLine="0"/>
        <w:jc w:val="both"/>
        <w:rPr>
          <w:sz w:val="16"/>
        </w:rPr>
      </w:pPr>
      <w:r>
        <w:rPr>
          <w:sz w:val="16"/>
        </w:rPr>
        <w:t>Except as expressly set forth herein, KPMG will treat as confidential all proprietary information and personal information obtained from Client in the course of the engagement.</w:t>
      </w:r>
    </w:p>
    <w:p w14:paraId="79DE31A6" w14:textId="77777777" w:rsidR="00FF51EC" w:rsidRDefault="0004013B" w:rsidP="00C92B08">
      <w:pPr>
        <w:pStyle w:val="ListParagraph"/>
        <w:numPr>
          <w:ilvl w:val="0"/>
          <w:numId w:val="8"/>
        </w:numPr>
        <w:tabs>
          <w:tab w:val="left" w:pos="2008"/>
        </w:tabs>
        <w:ind w:right="1" w:firstLine="0"/>
        <w:jc w:val="both"/>
        <w:rPr>
          <w:sz w:val="16"/>
        </w:rPr>
      </w:pPr>
      <w:r>
        <w:rPr>
          <w:sz w:val="16"/>
        </w:rPr>
        <w:t>The restrictions in subsections 6 (a) and (b) above shall</w:t>
      </w:r>
      <w:r>
        <w:rPr>
          <w:spacing w:val="-3"/>
          <w:sz w:val="16"/>
        </w:rPr>
        <w:t xml:space="preserve"> </w:t>
      </w:r>
      <w:r>
        <w:rPr>
          <w:sz w:val="16"/>
        </w:rPr>
        <w:t>not</w:t>
      </w:r>
      <w:r>
        <w:rPr>
          <w:spacing w:val="-7"/>
          <w:sz w:val="16"/>
        </w:rPr>
        <w:t xml:space="preserve"> </w:t>
      </w:r>
      <w:r>
        <w:rPr>
          <w:sz w:val="16"/>
        </w:rPr>
        <w:t>apply</w:t>
      </w:r>
      <w:r>
        <w:rPr>
          <w:spacing w:val="-4"/>
          <w:sz w:val="16"/>
        </w:rPr>
        <w:t xml:space="preserve"> </w:t>
      </w:r>
      <w:r>
        <w:rPr>
          <w:sz w:val="16"/>
        </w:rPr>
        <w:t>to</w:t>
      </w:r>
      <w:r>
        <w:rPr>
          <w:spacing w:val="-4"/>
          <w:sz w:val="16"/>
        </w:rPr>
        <w:t xml:space="preserve"> </w:t>
      </w:r>
      <w:r>
        <w:rPr>
          <w:sz w:val="16"/>
        </w:rPr>
        <w:t>any</w:t>
      </w:r>
      <w:r>
        <w:rPr>
          <w:spacing w:val="-6"/>
          <w:sz w:val="16"/>
        </w:rPr>
        <w:t xml:space="preserve"> </w:t>
      </w:r>
      <w:r>
        <w:rPr>
          <w:sz w:val="16"/>
        </w:rPr>
        <w:t>information</w:t>
      </w:r>
      <w:r>
        <w:rPr>
          <w:spacing w:val="-6"/>
          <w:sz w:val="16"/>
        </w:rPr>
        <w:t xml:space="preserve"> </w:t>
      </w:r>
      <w:r>
        <w:rPr>
          <w:sz w:val="16"/>
        </w:rPr>
        <w:t>that:</w:t>
      </w:r>
      <w:r>
        <w:rPr>
          <w:spacing w:val="-2"/>
          <w:sz w:val="16"/>
        </w:rPr>
        <w:t xml:space="preserve"> </w:t>
      </w:r>
      <w:r>
        <w:rPr>
          <w:sz w:val="16"/>
        </w:rPr>
        <w:t>(i)</w:t>
      </w:r>
      <w:r>
        <w:rPr>
          <w:spacing w:val="-8"/>
          <w:sz w:val="16"/>
        </w:rPr>
        <w:t xml:space="preserve"> </w:t>
      </w:r>
      <w:r>
        <w:rPr>
          <w:sz w:val="16"/>
        </w:rPr>
        <w:t>is</w:t>
      </w:r>
      <w:r>
        <w:rPr>
          <w:spacing w:val="-1"/>
          <w:sz w:val="16"/>
        </w:rPr>
        <w:t xml:space="preserve"> </w:t>
      </w:r>
      <w:r>
        <w:rPr>
          <w:sz w:val="16"/>
        </w:rPr>
        <w:t>required</w:t>
      </w:r>
      <w:r>
        <w:rPr>
          <w:spacing w:val="-6"/>
          <w:sz w:val="16"/>
        </w:rPr>
        <w:t xml:space="preserve"> </w:t>
      </w:r>
      <w:r>
        <w:rPr>
          <w:sz w:val="16"/>
        </w:rPr>
        <w:t>by</w:t>
      </w:r>
      <w:r>
        <w:rPr>
          <w:spacing w:val="-6"/>
          <w:sz w:val="16"/>
        </w:rPr>
        <w:t xml:space="preserve"> </w:t>
      </w:r>
      <w:r>
        <w:rPr>
          <w:sz w:val="16"/>
        </w:rPr>
        <w:t>law or professional standards applicable to KPMG to be disclosed; (ii) that is in or hereafter enters the public domain;</w:t>
      </w:r>
      <w:r>
        <w:rPr>
          <w:spacing w:val="-6"/>
          <w:sz w:val="16"/>
        </w:rPr>
        <w:t xml:space="preserve"> </w:t>
      </w:r>
      <w:r>
        <w:rPr>
          <w:sz w:val="16"/>
        </w:rPr>
        <w:t>(iii)</w:t>
      </w:r>
      <w:r>
        <w:rPr>
          <w:spacing w:val="-11"/>
          <w:sz w:val="16"/>
        </w:rPr>
        <w:t xml:space="preserve"> </w:t>
      </w:r>
      <w:r>
        <w:rPr>
          <w:sz w:val="16"/>
        </w:rPr>
        <w:t>that</w:t>
      </w:r>
      <w:r>
        <w:rPr>
          <w:spacing w:val="-6"/>
          <w:sz w:val="16"/>
        </w:rPr>
        <w:t xml:space="preserve"> </w:t>
      </w:r>
      <w:r>
        <w:rPr>
          <w:sz w:val="16"/>
        </w:rPr>
        <w:t>is</w:t>
      </w:r>
      <w:r>
        <w:rPr>
          <w:spacing w:val="-4"/>
          <w:sz w:val="16"/>
        </w:rPr>
        <w:t xml:space="preserve"> </w:t>
      </w:r>
      <w:r>
        <w:rPr>
          <w:sz w:val="16"/>
        </w:rPr>
        <w:t>or</w:t>
      </w:r>
      <w:r>
        <w:rPr>
          <w:spacing w:val="-8"/>
          <w:sz w:val="16"/>
        </w:rPr>
        <w:t xml:space="preserve"> </w:t>
      </w:r>
      <w:r>
        <w:rPr>
          <w:sz w:val="16"/>
        </w:rPr>
        <w:t>hereafter</w:t>
      </w:r>
      <w:r>
        <w:rPr>
          <w:spacing w:val="-8"/>
          <w:sz w:val="16"/>
        </w:rPr>
        <w:t xml:space="preserve"> </w:t>
      </w:r>
      <w:r>
        <w:rPr>
          <w:sz w:val="16"/>
        </w:rPr>
        <w:t>becomes</w:t>
      </w:r>
      <w:r>
        <w:rPr>
          <w:spacing w:val="-7"/>
          <w:sz w:val="16"/>
        </w:rPr>
        <w:t xml:space="preserve"> </w:t>
      </w:r>
      <w:r>
        <w:rPr>
          <w:sz w:val="16"/>
        </w:rPr>
        <w:t>known</w:t>
      </w:r>
      <w:r>
        <w:rPr>
          <w:spacing w:val="-9"/>
          <w:sz w:val="16"/>
        </w:rPr>
        <w:t xml:space="preserve"> </w:t>
      </w:r>
      <w:r>
        <w:rPr>
          <w:sz w:val="16"/>
        </w:rPr>
        <w:t>to</w:t>
      </w:r>
      <w:r>
        <w:rPr>
          <w:spacing w:val="-4"/>
          <w:sz w:val="16"/>
        </w:rPr>
        <w:t xml:space="preserve"> </w:t>
      </w:r>
      <w:r>
        <w:rPr>
          <w:sz w:val="16"/>
        </w:rPr>
        <w:t>Client</w:t>
      </w:r>
      <w:r>
        <w:rPr>
          <w:spacing w:val="-6"/>
          <w:sz w:val="16"/>
        </w:rPr>
        <w:t xml:space="preserve"> </w:t>
      </w:r>
      <w:r>
        <w:rPr>
          <w:sz w:val="16"/>
        </w:rPr>
        <w:t>or KPMG, as the case may be, without breach of any confidentiality obligation; or (iv) that is independently developed by</w:t>
      </w:r>
      <w:r>
        <w:rPr>
          <w:spacing w:val="-7"/>
          <w:sz w:val="16"/>
        </w:rPr>
        <w:t xml:space="preserve"> </w:t>
      </w:r>
      <w:r>
        <w:rPr>
          <w:sz w:val="16"/>
        </w:rPr>
        <w:t>KPMG.</w:t>
      </w:r>
    </w:p>
    <w:p w14:paraId="5C23B393" w14:textId="77777777" w:rsidR="00FF51EC" w:rsidRDefault="0004013B" w:rsidP="00C92B08">
      <w:pPr>
        <w:pStyle w:val="ListParagraph"/>
        <w:numPr>
          <w:ilvl w:val="0"/>
          <w:numId w:val="8"/>
        </w:numPr>
        <w:tabs>
          <w:tab w:val="left" w:pos="2008"/>
        </w:tabs>
        <w:ind w:right="1" w:firstLine="0"/>
        <w:jc w:val="both"/>
        <w:rPr>
          <w:sz w:val="16"/>
        </w:rPr>
      </w:pPr>
      <w:r>
        <w:rPr>
          <w:sz w:val="16"/>
        </w:rPr>
        <w:t>KPMG shall be entitled to include a description of the services rendered in the course of the engagement in marketing and research materials and disclose such information to third parties, provided that all such information will be rendered anonymous and not subject</w:t>
      </w:r>
      <w:r>
        <w:rPr>
          <w:spacing w:val="-23"/>
          <w:sz w:val="16"/>
        </w:rPr>
        <w:t xml:space="preserve"> </w:t>
      </w:r>
      <w:r>
        <w:rPr>
          <w:sz w:val="16"/>
        </w:rPr>
        <w:t>to association with</w:t>
      </w:r>
      <w:r>
        <w:rPr>
          <w:spacing w:val="-14"/>
          <w:sz w:val="16"/>
        </w:rPr>
        <w:t xml:space="preserve"> </w:t>
      </w:r>
      <w:r>
        <w:rPr>
          <w:sz w:val="16"/>
        </w:rPr>
        <w:t>Client.</w:t>
      </w:r>
    </w:p>
    <w:p w14:paraId="60ACFB6C" w14:textId="77777777" w:rsidR="00FF51EC" w:rsidRDefault="0004013B" w:rsidP="00C92B08">
      <w:pPr>
        <w:pStyle w:val="ListParagraph"/>
        <w:numPr>
          <w:ilvl w:val="0"/>
          <w:numId w:val="8"/>
        </w:numPr>
        <w:tabs>
          <w:tab w:val="left" w:pos="2008"/>
        </w:tabs>
        <w:ind w:firstLine="0"/>
        <w:jc w:val="both"/>
        <w:rPr>
          <w:sz w:val="16"/>
        </w:rPr>
      </w:pPr>
      <w:r>
        <w:rPr>
          <w:sz w:val="16"/>
        </w:rPr>
        <w:t>KPMG</w:t>
      </w:r>
      <w:r>
        <w:rPr>
          <w:spacing w:val="-11"/>
          <w:sz w:val="16"/>
        </w:rPr>
        <w:t xml:space="preserve"> </w:t>
      </w:r>
      <w:r>
        <w:rPr>
          <w:sz w:val="16"/>
        </w:rPr>
        <w:t>shall</w:t>
      </w:r>
      <w:r>
        <w:rPr>
          <w:spacing w:val="-6"/>
          <w:sz w:val="16"/>
        </w:rPr>
        <w:t xml:space="preserve"> </w:t>
      </w:r>
      <w:r>
        <w:rPr>
          <w:sz w:val="16"/>
        </w:rPr>
        <w:t>be</w:t>
      </w:r>
      <w:r>
        <w:rPr>
          <w:spacing w:val="-6"/>
          <w:sz w:val="16"/>
        </w:rPr>
        <w:t xml:space="preserve"> </w:t>
      </w:r>
      <w:r>
        <w:rPr>
          <w:sz w:val="16"/>
        </w:rPr>
        <w:t>entitled</w:t>
      </w:r>
      <w:r>
        <w:rPr>
          <w:spacing w:val="-10"/>
          <w:sz w:val="16"/>
        </w:rPr>
        <w:t xml:space="preserve"> </w:t>
      </w:r>
      <w:r>
        <w:rPr>
          <w:sz w:val="16"/>
        </w:rPr>
        <w:t>to</w:t>
      </w:r>
      <w:r>
        <w:rPr>
          <w:spacing w:val="-10"/>
          <w:sz w:val="16"/>
        </w:rPr>
        <w:t xml:space="preserve"> </w:t>
      </w:r>
      <w:r>
        <w:rPr>
          <w:sz w:val="16"/>
        </w:rPr>
        <w:t>share</w:t>
      </w:r>
      <w:r>
        <w:rPr>
          <w:spacing w:val="-6"/>
          <w:sz w:val="16"/>
        </w:rPr>
        <w:t xml:space="preserve"> </w:t>
      </w:r>
      <w:r>
        <w:rPr>
          <w:sz w:val="16"/>
        </w:rPr>
        <w:t>all</w:t>
      </w:r>
      <w:r>
        <w:rPr>
          <w:spacing w:val="-8"/>
          <w:sz w:val="16"/>
        </w:rPr>
        <w:t xml:space="preserve"> </w:t>
      </w:r>
      <w:r>
        <w:rPr>
          <w:sz w:val="16"/>
        </w:rPr>
        <w:t>information</w:t>
      </w:r>
      <w:r>
        <w:rPr>
          <w:spacing w:val="-6"/>
          <w:sz w:val="16"/>
        </w:rPr>
        <w:t xml:space="preserve"> </w:t>
      </w:r>
      <w:r>
        <w:rPr>
          <w:sz w:val="16"/>
        </w:rPr>
        <w:t>with</w:t>
      </w:r>
      <w:r>
        <w:rPr>
          <w:spacing w:val="-5"/>
          <w:sz w:val="16"/>
        </w:rPr>
        <w:t xml:space="preserve"> </w:t>
      </w:r>
      <w:r>
        <w:rPr>
          <w:sz w:val="16"/>
        </w:rPr>
        <w:t>all other member firms of KPMG International Cooperative ("KPMG International"). KPMG may also use such information to offer services that may be of interest to Client. KPMG may retain and may disclose to other</w:t>
      </w:r>
      <w:r>
        <w:rPr>
          <w:spacing w:val="-25"/>
          <w:sz w:val="16"/>
        </w:rPr>
        <w:t xml:space="preserve"> </w:t>
      </w:r>
      <w:r>
        <w:rPr>
          <w:sz w:val="16"/>
        </w:rPr>
        <w:t>KPMG International</w:t>
      </w:r>
      <w:r>
        <w:rPr>
          <w:spacing w:val="-9"/>
          <w:sz w:val="16"/>
        </w:rPr>
        <w:t xml:space="preserve"> </w:t>
      </w:r>
      <w:r>
        <w:rPr>
          <w:sz w:val="16"/>
        </w:rPr>
        <w:t>member</w:t>
      </w:r>
      <w:r>
        <w:rPr>
          <w:spacing w:val="-7"/>
          <w:sz w:val="16"/>
        </w:rPr>
        <w:t xml:space="preserve"> </w:t>
      </w:r>
      <w:r>
        <w:rPr>
          <w:sz w:val="16"/>
        </w:rPr>
        <w:t>firms,</w:t>
      </w:r>
      <w:r>
        <w:rPr>
          <w:spacing w:val="-7"/>
          <w:sz w:val="16"/>
        </w:rPr>
        <w:t xml:space="preserve"> </w:t>
      </w:r>
      <w:r>
        <w:rPr>
          <w:sz w:val="16"/>
        </w:rPr>
        <w:t>subject</w:t>
      </w:r>
      <w:r>
        <w:rPr>
          <w:spacing w:val="-6"/>
          <w:sz w:val="16"/>
        </w:rPr>
        <w:t xml:space="preserve"> </w:t>
      </w:r>
      <w:r>
        <w:rPr>
          <w:sz w:val="16"/>
        </w:rPr>
        <w:t>to</w:t>
      </w:r>
      <w:r>
        <w:rPr>
          <w:spacing w:val="-6"/>
          <w:sz w:val="16"/>
        </w:rPr>
        <w:t xml:space="preserve"> </w:t>
      </w:r>
      <w:r>
        <w:rPr>
          <w:sz w:val="16"/>
        </w:rPr>
        <w:t>terms</w:t>
      </w:r>
      <w:r>
        <w:rPr>
          <w:spacing w:val="-4"/>
          <w:sz w:val="16"/>
        </w:rPr>
        <w:t xml:space="preserve"> </w:t>
      </w:r>
      <w:r>
        <w:rPr>
          <w:sz w:val="16"/>
        </w:rPr>
        <w:t>of</w:t>
      </w:r>
      <w:r>
        <w:rPr>
          <w:spacing w:val="-5"/>
          <w:sz w:val="16"/>
        </w:rPr>
        <w:t xml:space="preserve"> </w:t>
      </w:r>
      <w:r>
        <w:rPr>
          <w:sz w:val="16"/>
        </w:rPr>
        <w:t>this</w:t>
      </w:r>
      <w:r>
        <w:rPr>
          <w:spacing w:val="-8"/>
          <w:sz w:val="16"/>
        </w:rPr>
        <w:t xml:space="preserve"> </w:t>
      </w:r>
      <w:r>
        <w:rPr>
          <w:sz w:val="16"/>
        </w:rPr>
        <w:t>Section 6,</w:t>
      </w:r>
      <w:r>
        <w:rPr>
          <w:spacing w:val="-7"/>
          <w:sz w:val="16"/>
        </w:rPr>
        <w:t xml:space="preserve"> </w:t>
      </w:r>
      <w:r>
        <w:rPr>
          <w:sz w:val="16"/>
        </w:rPr>
        <w:t>such</w:t>
      </w:r>
      <w:r>
        <w:rPr>
          <w:spacing w:val="-8"/>
          <w:sz w:val="16"/>
        </w:rPr>
        <w:t xml:space="preserve"> </w:t>
      </w:r>
      <w:r>
        <w:rPr>
          <w:sz w:val="16"/>
        </w:rPr>
        <w:t>information</w:t>
      </w:r>
      <w:r>
        <w:rPr>
          <w:spacing w:val="-7"/>
          <w:sz w:val="16"/>
        </w:rPr>
        <w:t xml:space="preserve"> </w:t>
      </w:r>
      <w:r>
        <w:rPr>
          <w:sz w:val="16"/>
        </w:rPr>
        <w:t>required</w:t>
      </w:r>
      <w:r>
        <w:rPr>
          <w:spacing w:val="-5"/>
          <w:sz w:val="16"/>
        </w:rPr>
        <w:t xml:space="preserve"> </w:t>
      </w:r>
      <w:r>
        <w:rPr>
          <w:sz w:val="16"/>
        </w:rPr>
        <w:t>for</w:t>
      </w:r>
      <w:r>
        <w:rPr>
          <w:spacing w:val="-7"/>
          <w:sz w:val="16"/>
        </w:rPr>
        <w:t xml:space="preserve"> </w:t>
      </w:r>
      <w:r>
        <w:rPr>
          <w:sz w:val="16"/>
        </w:rPr>
        <w:t>compliance</w:t>
      </w:r>
      <w:r>
        <w:rPr>
          <w:spacing w:val="-7"/>
          <w:sz w:val="16"/>
        </w:rPr>
        <w:t xml:space="preserve"> </w:t>
      </w:r>
      <w:r>
        <w:rPr>
          <w:sz w:val="16"/>
        </w:rPr>
        <w:t>with</w:t>
      </w:r>
      <w:r>
        <w:rPr>
          <w:spacing w:val="-4"/>
          <w:sz w:val="16"/>
        </w:rPr>
        <w:t xml:space="preserve"> </w:t>
      </w:r>
      <w:r>
        <w:rPr>
          <w:sz w:val="16"/>
        </w:rPr>
        <w:t>applicable professional standards or internal policies or for quality reviews or to share best</w:t>
      </w:r>
      <w:r>
        <w:rPr>
          <w:spacing w:val="-17"/>
          <w:sz w:val="16"/>
        </w:rPr>
        <w:t xml:space="preserve"> </w:t>
      </w:r>
      <w:r>
        <w:rPr>
          <w:sz w:val="16"/>
        </w:rPr>
        <w:t>practices.</w:t>
      </w:r>
    </w:p>
    <w:p w14:paraId="67364316" w14:textId="77777777" w:rsidR="00FF51EC" w:rsidRDefault="0004013B" w:rsidP="00C92B08">
      <w:pPr>
        <w:pStyle w:val="ListParagraph"/>
        <w:numPr>
          <w:ilvl w:val="0"/>
          <w:numId w:val="8"/>
        </w:numPr>
        <w:tabs>
          <w:tab w:val="left" w:pos="2008"/>
        </w:tabs>
        <w:spacing w:before="1"/>
        <w:ind w:firstLine="0"/>
        <w:jc w:val="both"/>
        <w:rPr>
          <w:sz w:val="16"/>
        </w:rPr>
      </w:pPr>
      <w:r>
        <w:rPr>
          <w:sz w:val="16"/>
        </w:rPr>
        <w:t xml:space="preserve">Professional standards require KPMG personnel performing any audit or assurance services for clients to discuss or have available to them all information and materials that may affect the audit or assurance engagement. Client authorizes, if Client is or becomes an assurance Client, KPMG personnel performing services under the engagement to make available to the </w:t>
      </w:r>
      <w:r>
        <w:rPr>
          <w:spacing w:val="-3"/>
          <w:sz w:val="16"/>
        </w:rPr>
        <w:t xml:space="preserve">KPMG </w:t>
      </w:r>
      <w:r>
        <w:rPr>
          <w:sz w:val="16"/>
        </w:rPr>
        <w:t>assurance engagement team and other KPMG personnel, the findings, observations and recommendations from the engagement and agrees that KPMG may use all</w:t>
      </w:r>
      <w:r>
        <w:rPr>
          <w:spacing w:val="-8"/>
          <w:sz w:val="16"/>
        </w:rPr>
        <w:t xml:space="preserve"> </w:t>
      </w:r>
      <w:proofErr w:type="gramStart"/>
      <w:r>
        <w:rPr>
          <w:sz w:val="16"/>
        </w:rPr>
        <w:t>such</w:t>
      </w:r>
      <w:proofErr w:type="gramEnd"/>
    </w:p>
    <w:p w14:paraId="27B88F91" w14:textId="77777777" w:rsidR="00FF51EC" w:rsidRDefault="0004013B">
      <w:pPr>
        <w:pStyle w:val="BodyText"/>
        <w:spacing w:before="8"/>
        <w:rPr>
          <w:sz w:val="20"/>
        </w:rPr>
      </w:pPr>
      <w:r>
        <w:br w:type="column"/>
      </w:r>
    </w:p>
    <w:p w14:paraId="6E6868B7" w14:textId="77777777" w:rsidR="00FF51EC" w:rsidRDefault="0004013B">
      <w:pPr>
        <w:pStyle w:val="BodyText"/>
        <w:ind w:left="153" w:right="256"/>
        <w:jc w:val="both"/>
      </w:pPr>
      <w:r>
        <w:t>findings, observations and recommendations in KPMG's assurance engagement.</w:t>
      </w:r>
    </w:p>
    <w:p w14:paraId="368639C7" w14:textId="77777777" w:rsidR="00FF51EC" w:rsidRDefault="0004013B" w:rsidP="00C92B08">
      <w:pPr>
        <w:pStyle w:val="ListParagraph"/>
        <w:numPr>
          <w:ilvl w:val="0"/>
          <w:numId w:val="8"/>
        </w:numPr>
        <w:tabs>
          <w:tab w:val="left" w:pos="516"/>
        </w:tabs>
        <w:spacing w:before="1"/>
        <w:ind w:left="153" w:right="250" w:firstLine="0"/>
        <w:jc w:val="both"/>
        <w:rPr>
          <w:sz w:val="16"/>
        </w:rPr>
      </w:pPr>
      <w:r>
        <w:rPr>
          <w:sz w:val="16"/>
        </w:rPr>
        <w:t>Except as required by applicable law or regulation, Client</w:t>
      </w:r>
      <w:r>
        <w:rPr>
          <w:spacing w:val="-12"/>
          <w:sz w:val="16"/>
        </w:rPr>
        <w:t xml:space="preserve"> </w:t>
      </w:r>
      <w:r>
        <w:rPr>
          <w:sz w:val="16"/>
        </w:rPr>
        <w:t>shall</w:t>
      </w:r>
      <w:r>
        <w:rPr>
          <w:spacing w:val="-9"/>
          <w:sz w:val="16"/>
        </w:rPr>
        <w:t xml:space="preserve"> </w:t>
      </w:r>
      <w:r>
        <w:rPr>
          <w:sz w:val="16"/>
        </w:rPr>
        <w:t>keep</w:t>
      </w:r>
      <w:r>
        <w:rPr>
          <w:spacing w:val="-16"/>
          <w:sz w:val="16"/>
        </w:rPr>
        <w:t xml:space="preserve"> </w:t>
      </w:r>
      <w:r>
        <w:rPr>
          <w:sz w:val="16"/>
        </w:rPr>
        <w:t>confidential</w:t>
      </w:r>
      <w:r>
        <w:rPr>
          <w:spacing w:val="-9"/>
          <w:sz w:val="16"/>
        </w:rPr>
        <w:t xml:space="preserve"> </w:t>
      </w:r>
      <w:r>
        <w:rPr>
          <w:sz w:val="16"/>
        </w:rPr>
        <w:t>the</w:t>
      </w:r>
      <w:r>
        <w:rPr>
          <w:spacing w:val="-10"/>
          <w:sz w:val="16"/>
        </w:rPr>
        <w:t xml:space="preserve"> </w:t>
      </w:r>
      <w:r>
        <w:rPr>
          <w:sz w:val="16"/>
        </w:rPr>
        <w:t>existence</w:t>
      </w:r>
      <w:r>
        <w:rPr>
          <w:spacing w:val="-11"/>
          <w:sz w:val="16"/>
        </w:rPr>
        <w:t xml:space="preserve"> </w:t>
      </w:r>
      <w:r>
        <w:rPr>
          <w:sz w:val="16"/>
        </w:rPr>
        <w:t>and</w:t>
      </w:r>
      <w:r>
        <w:rPr>
          <w:spacing w:val="-12"/>
          <w:sz w:val="16"/>
        </w:rPr>
        <w:t xml:space="preserve"> </w:t>
      </w:r>
      <w:r>
        <w:rPr>
          <w:sz w:val="16"/>
        </w:rPr>
        <w:t>terms</w:t>
      </w:r>
      <w:r>
        <w:rPr>
          <w:spacing w:val="-9"/>
          <w:sz w:val="16"/>
        </w:rPr>
        <w:t xml:space="preserve"> </w:t>
      </w:r>
      <w:r>
        <w:rPr>
          <w:sz w:val="16"/>
        </w:rPr>
        <w:t>of</w:t>
      </w:r>
      <w:r>
        <w:rPr>
          <w:spacing w:val="-10"/>
          <w:sz w:val="16"/>
        </w:rPr>
        <w:t xml:space="preserve"> </w:t>
      </w:r>
      <w:r>
        <w:rPr>
          <w:sz w:val="16"/>
        </w:rPr>
        <w:t>the Proposal or the Engagement Letter (as applicable) and these Terms and Conditions. Such confidential</w:t>
      </w:r>
      <w:r>
        <w:rPr>
          <w:spacing w:val="-26"/>
          <w:sz w:val="16"/>
        </w:rPr>
        <w:t xml:space="preserve"> </w:t>
      </w:r>
      <w:r>
        <w:rPr>
          <w:sz w:val="16"/>
        </w:rPr>
        <w:t>information shall</w:t>
      </w:r>
      <w:r>
        <w:rPr>
          <w:spacing w:val="-4"/>
          <w:sz w:val="16"/>
        </w:rPr>
        <w:t xml:space="preserve"> </w:t>
      </w:r>
      <w:r>
        <w:rPr>
          <w:sz w:val="16"/>
        </w:rPr>
        <w:t>not</w:t>
      </w:r>
      <w:r>
        <w:rPr>
          <w:spacing w:val="-6"/>
          <w:sz w:val="16"/>
        </w:rPr>
        <w:t xml:space="preserve"> </w:t>
      </w:r>
      <w:r>
        <w:rPr>
          <w:sz w:val="16"/>
        </w:rPr>
        <w:t>be</w:t>
      </w:r>
      <w:r>
        <w:rPr>
          <w:spacing w:val="-5"/>
          <w:sz w:val="16"/>
        </w:rPr>
        <w:t xml:space="preserve"> </w:t>
      </w:r>
      <w:r>
        <w:rPr>
          <w:sz w:val="16"/>
        </w:rPr>
        <w:t>distributed,</w:t>
      </w:r>
      <w:r>
        <w:rPr>
          <w:spacing w:val="-2"/>
          <w:sz w:val="16"/>
        </w:rPr>
        <w:t xml:space="preserve"> </w:t>
      </w:r>
      <w:r>
        <w:rPr>
          <w:sz w:val="16"/>
        </w:rPr>
        <w:t>published</w:t>
      </w:r>
      <w:r>
        <w:rPr>
          <w:spacing w:val="-6"/>
          <w:sz w:val="16"/>
        </w:rPr>
        <w:t xml:space="preserve"> </w:t>
      </w:r>
      <w:r>
        <w:rPr>
          <w:sz w:val="16"/>
        </w:rPr>
        <w:t>or</w:t>
      </w:r>
      <w:r>
        <w:rPr>
          <w:spacing w:val="-6"/>
          <w:sz w:val="16"/>
        </w:rPr>
        <w:t xml:space="preserve"> </w:t>
      </w:r>
      <w:r>
        <w:rPr>
          <w:sz w:val="16"/>
        </w:rPr>
        <w:t>made</w:t>
      </w:r>
      <w:r>
        <w:rPr>
          <w:spacing w:val="-4"/>
          <w:sz w:val="16"/>
        </w:rPr>
        <w:t xml:space="preserve"> </w:t>
      </w:r>
      <w:r>
        <w:rPr>
          <w:sz w:val="16"/>
        </w:rPr>
        <w:t>available</w:t>
      </w:r>
      <w:r>
        <w:rPr>
          <w:spacing w:val="-7"/>
          <w:sz w:val="16"/>
        </w:rPr>
        <w:t xml:space="preserve"> </w:t>
      </w:r>
      <w:r>
        <w:rPr>
          <w:sz w:val="16"/>
        </w:rPr>
        <w:t>to</w:t>
      </w:r>
      <w:r>
        <w:rPr>
          <w:spacing w:val="-5"/>
          <w:sz w:val="16"/>
        </w:rPr>
        <w:t xml:space="preserve"> </w:t>
      </w:r>
      <w:r>
        <w:rPr>
          <w:sz w:val="16"/>
        </w:rPr>
        <w:t>any other person without KPMG’s express written permission. Further, for purposes of the services described in the Engagement</w:t>
      </w:r>
      <w:r>
        <w:rPr>
          <w:spacing w:val="-7"/>
          <w:sz w:val="16"/>
        </w:rPr>
        <w:t xml:space="preserve"> </w:t>
      </w:r>
      <w:r>
        <w:rPr>
          <w:sz w:val="16"/>
        </w:rPr>
        <w:t>Letter</w:t>
      </w:r>
      <w:r>
        <w:rPr>
          <w:spacing w:val="-9"/>
          <w:sz w:val="16"/>
        </w:rPr>
        <w:t xml:space="preserve"> </w:t>
      </w:r>
      <w:r>
        <w:rPr>
          <w:sz w:val="16"/>
        </w:rPr>
        <w:t>only,</w:t>
      </w:r>
      <w:r>
        <w:rPr>
          <w:spacing w:val="-7"/>
          <w:sz w:val="16"/>
        </w:rPr>
        <w:t xml:space="preserve"> </w:t>
      </w:r>
      <w:r>
        <w:rPr>
          <w:sz w:val="16"/>
        </w:rPr>
        <w:t>the</w:t>
      </w:r>
      <w:r>
        <w:rPr>
          <w:spacing w:val="-8"/>
          <w:sz w:val="16"/>
        </w:rPr>
        <w:t xml:space="preserve"> </w:t>
      </w:r>
      <w:r>
        <w:rPr>
          <w:sz w:val="16"/>
        </w:rPr>
        <w:t>Client</w:t>
      </w:r>
      <w:r>
        <w:rPr>
          <w:spacing w:val="-5"/>
          <w:sz w:val="16"/>
        </w:rPr>
        <w:t xml:space="preserve"> </w:t>
      </w:r>
      <w:r>
        <w:rPr>
          <w:sz w:val="16"/>
        </w:rPr>
        <w:t>hereby</w:t>
      </w:r>
      <w:r>
        <w:rPr>
          <w:spacing w:val="-7"/>
          <w:sz w:val="16"/>
        </w:rPr>
        <w:t xml:space="preserve"> </w:t>
      </w:r>
      <w:r>
        <w:rPr>
          <w:sz w:val="16"/>
        </w:rPr>
        <w:t>grants</w:t>
      </w:r>
      <w:r>
        <w:rPr>
          <w:spacing w:val="-7"/>
          <w:sz w:val="16"/>
        </w:rPr>
        <w:t xml:space="preserve"> </w:t>
      </w:r>
      <w:r>
        <w:rPr>
          <w:sz w:val="16"/>
        </w:rPr>
        <w:t>to</w:t>
      </w:r>
      <w:r>
        <w:rPr>
          <w:spacing w:val="-7"/>
          <w:sz w:val="16"/>
        </w:rPr>
        <w:t xml:space="preserve"> </w:t>
      </w:r>
      <w:r>
        <w:rPr>
          <w:sz w:val="16"/>
        </w:rPr>
        <w:t>KPMG a limited, revocable, non-exclusive, non-transferable, paid up and royalty-free license, without right of sublicense, to use</w:t>
      </w:r>
      <w:r>
        <w:rPr>
          <w:spacing w:val="-11"/>
          <w:sz w:val="16"/>
        </w:rPr>
        <w:t xml:space="preserve"> </w:t>
      </w:r>
      <w:r>
        <w:rPr>
          <w:sz w:val="16"/>
        </w:rPr>
        <w:t>all</w:t>
      </w:r>
      <w:r>
        <w:rPr>
          <w:spacing w:val="-10"/>
          <w:sz w:val="16"/>
        </w:rPr>
        <w:t xml:space="preserve"> </w:t>
      </w:r>
      <w:r>
        <w:rPr>
          <w:sz w:val="16"/>
        </w:rPr>
        <w:t>logos,</w:t>
      </w:r>
      <w:r>
        <w:rPr>
          <w:spacing w:val="-11"/>
          <w:sz w:val="16"/>
        </w:rPr>
        <w:t xml:space="preserve"> </w:t>
      </w:r>
      <w:r>
        <w:rPr>
          <w:sz w:val="16"/>
        </w:rPr>
        <w:t>trademarks</w:t>
      </w:r>
      <w:r>
        <w:rPr>
          <w:spacing w:val="-7"/>
          <w:sz w:val="16"/>
        </w:rPr>
        <w:t xml:space="preserve"> </w:t>
      </w:r>
      <w:r>
        <w:rPr>
          <w:sz w:val="16"/>
        </w:rPr>
        <w:t>and</w:t>
      </w:r>
      <w:r>
        <w:rPr>
          <w:spacing w:val="-12"/>
          <w:sz w:val="16"/>
        </w:rPr>
        <w:t xml:space="preserve"> </w:t>
      </w:r>
      <w:r>
        <w:rPr>
          <w:sz w:val="16"/>
        </w:rPr>
        <w:t>service</w:t>
      </w:r>
      <w:r>
        <w:rPr>
          <w:spacing w:val="-11"/>
          <w:sz w:val="16"/>
        </w:rPr>
        <w:t xml:space="preserve"> </w:t>
      </w:r>
      <w:r>
        <w:rPr>
          <w:sz w:val="16"/>
        </w:rPr>
        <w:t>marks</w:t>
      </w:r>
      <w:r>
        <w:rPr>
          <w:spacing w:val="-9"/>
          <w:sz w:val="16"/>
        </w:rPr>
        <w:t xml:space="preserve"> </w:t>
      </w:r>
      <w:r>
        <w:rPr>
          <w:sz w:val="16"/>
        </w:rPr>
        <w:t>of</w:t>
      </w:r>
      <w:r>
        <w:rPr>
          <w:spacing w:val="-10"/>
          <w:sz w:val="16"/>
        </w:rPr>
        <w:t xml:space="preserve"> </w:t>
      </w:r>
      <w:r>
        <w:rPr>
          <w:sz w:val="16"/>
        </w:rPr>
        <w:t>Client</w:t>
      </w:r>
      <w:r>
        <w:rPr>
          <w:spacing w:val="-11"/>
          <w:sz w:val="16"/>
        </w:rPr>
        <w:t xml:space="preserve"> </w:t>
      </w:r>
      <w:r>
        <w:rPr>
          <w:sz w:val="16"/>
        </w:rPr>
        <w:t>solely for presentations or reports to the Client or for internal KPMG presentations and intranet</w:t>
      </w:r>
      <w:r>
        <w:rPr>
          <w:spacing w:val="-14"/>
          <w:sz w:val="16"/>
        </w:rPr>
        <w:t xml:space="preserve"> </w:t>
      </w:r>
      <w:r>
        <w:rPr>
          <w:sz w:val="16"/>
        </w:rPr>
        <w:t>sites.</w:t>
      </w:r>
    </w:p>
    <w:p w14:paraId="56636687" w14:textId="77777777" w:rsidR="00FF51EC" w:rsidRDefault="0004013B" w:rsidP="00C92B08">
      <w:pPr>
        <w:pStyle w:val="ListParagraph"/>
        <w:numPr>
          <w:ilvl w:val="2"/>
          <w:numId w:val="13"/>
        </w:numPr>
        <w:tabs>
          <w:tab w:val="left" w:pos="550"/>
        </w:tabs>
        <w:spacing w:before="64"/>
        <w:ind w:left="549" w:hanging="396"/>
        <w:jc w:val="both"/>
        <w:rPr>
          <w:b/>
          <w:sz w:val="16"/>
        </w:rPr>
      </w:pPr>
      <w:r>
        <w:rPr>
          <w:b/>
          <w:sz w:val="16"/>
        </w:rPr>
        <w:t>P</w:t>
      </w:r>
      <w:r>
        <w:rPr>
          <w:b/>
          <w:sz w:val="13"/>
        </w:rPr>
        <w:t>ERSONAL</w:t>
      </w:r>
      <w:r>
        <w:rPr>
          <w:b/>
          <w:spacing w:val="-14"/>
          <w:sz w:val="13"/>
        </w:rPr>
        <w:t xml:space="preserve"> </w:t>
      </w:r>
      <w:r>
        <w:rPr>
          <w:b/>
          <w:sz w:val="16"/>
        </w:rPr>
        <w:t>I</w:t>
      </w:r>
      <w:r>
        <w:rPr>
          <w:b/>
          <w:sz w:val="13"/>
        </w:rPr>
        <w:t>NFORMATION</w:t>
      </w:r>
      <w:r>
        <w:rPr>
          <w:b/>
          <w:spacing w:val="-11"/>
          <w:sz w:val="13"/>
        </w:rPr>
        <w:t xml:space="preserve"> </w:t>
      </w:r>
      <w:r>
        <w:rPr>
          <w:b/>
          <w:sz w:val="16"/>
        </w:rPr>
        <w:t>C</w:t>
      </w:r>
      <w:r>
        <w:rPr>
          <w:b/>
          <w:sz w:val="13"/>
        </w:rPr>
        <w:t>ONSENTS</w:t>
      </w:r>
      <w:r>
        <w:rPr>
          <w:b/>
          <w:spacing w:val="-4"/>
          <w:sz w:val="13"/>
        </w:rPr>
        <w:t xml:space="preserve"> </w:t>
      </w:r>
      <w:r>
        <w:rPr>
          <w:b/>
          <w:sz w:val="13"/>
        </w:rPr>
        <w:t>AND</w:t>
      </w:r>
      <w:r>
        <w:rPr>
          <w:b/>
          <w:spacing w:val="-11"/>
          <w:sz w:val="13"/>
        </w:rPr>
        <w:t xml:space="preserve"> </w:t>
      </w:r>
      <w:r>
        <w:rPr>
          <w:b/>
          <w:sz w:val="16"/>
        </w:rPr>
        <w:t>N</w:t>
      </w:r>
      <w:r>
        <w:rPr>
          <w:b/>
          <w:sz w:val="13"/>
        </w:rPr>
        <w:t>OTICES</w:t>
      </w:r>
      <w:r>
        <w:rPr>
          <w:b/>
          <w:sz w:val="16"/>
        </w:rPr>
        <w:t>.</w:t>
      </w:r>
    </w:p>
    <w:p w14:paraId="3E611DB6" w14:textId="77777777" w:rsidR="00FF51EC" w:rsidRDefault="0004013B">
      <w:pPr>
        <w:pStyle w:val="BodyText"/>
        <w:spacing w:before="61"/>
        <w:ind w:left="153" w:right="251"/>
        <w:jc w:val="both"/>
      </w:pPr>
      <w:r>
        <w:t xml:space="preserve">Any collection, use or disclosure of personal information is subject to KPMG’s Privacy Policy available at </w:t>
      </w:r>
      <w:hyperlink r:id="rId34">
        <w:r>
          <w:rPr>
            <w:color w:val="0000FF"/>
            <w:u w:val="single" w:color="0000FF"/>
          </w:rPr>
          <w:t>www.kpmg.ca</w:t>
        </w:r>
        <w:r>
          <w:t xml:space="preserve">. </w:t>
        </w:r>
      </w:hyperlink>
      <w:r>
        <w:t>KPMG may be required to collect, use and disclose personal information about individuals during the course of the engagement. Client represents and warrants that: (i) it will obtain from individuals all consents required by law to permit KPMG to collect, use and disclose all personal information reasonably required in the course of the engagement, and (ii) it has provided notice of KPMG's potential processing of information outside of Canada (as described in Section 8 below) to all individuals whose personal information is disclosed to KPMG.</w:t>
      </w:r>
    </w:p>
    <w:p w14:paraId="2EBDB2B3" w14:textId="77777777" w:rsidR="00FF51EC" w:rsidRDefault="0004013B" w:rsidP="00C92B08">
      <w:pPr>
        <w:pStyle w:val="ListParagraph"/>
        <w:numPr>
          <w:ilvl w:val="2"/>
          <w:numId w:val="13"/>
        </w:numPr>
        <w:tabs>
          <w:tab w:val="left" w:pos="516"/>
        </w:tabs>
        <w:spacing w:before="57"/>
        <w:ind w:left="153" w:right="257" w:firstLine="0"/>
        <w:jc w:val="both"/>
        <w:rPr>
          <w:b/>
          <w:sz w:val="16"/>
        </w:rPr>
      </w:pPr>
      <w:r>
        <w:rPr>
          <w:b/>
          <w:sz w:val="16"/>
        </w:rPr>
        <w:t>U</w:t>
      </w:r>
      <w:r>
        <w:rPr>
          <w:b/>
          <w:sz w:val="13"/>
        </w:rPr>
        <w:t xml:space="preserve">SE OF </w:t>
      </w:r>
      <w:r>
        <w:rPr>
          <w:b/>
          <w:sz w:val="16"/>
        </w:rPr>
        <w:t>M</w:t>
      </w:r>
      <w:r>
        <w:rPr>
          <w:b/>
          <w:sz w:val="13"/>
        </w:rPr>
        <w:t xml:space="preserve">EMBER </w:t>
      </w:r>
      <w:r>
        <w:rPr>
          <w:b/>
          <w:sz w:val="16"/>
        </w:rPr>
        <w:t>F</w:t>
      </w:r>
      <w:r>
        <w:rPr>
          <w:b/>
          <w:sz w:val="13"/>
        </w:rPr>
        <w:t xml:space="preserve">IRMS AND </w:t>
      </w:r>
      <w:r>
        <w:rPr>
          <w:b/>
          <w:sz w:val="16"/>
        </w:rPr>
        <w:t>T</w:t>
      </w:r>
      <w:r>
        <w:rPr>
          <w:b/>
          <w:sz w:val="13"/>
        </w:rPr>
        <w:t xml:space="preserve">HIRD </w:t>
      </w:r>
      <w:r>
        <w:rPr>
          <w:b/>
          <w:sz w:val="16"/>
        </w:rPr>
        <w:t>P</w:t>
      </w:r>
      <w:r>
        <w:rPr>
          <w:b/>
          <w:sz w:val="13"/>
        </w:rPr>
        <w:t xml:space="preserve">ARTY </w:t>
      </w:r>
      <w:r>
        <w:rPr>
          <w:b/>
          <w:sz w:val="16"/>
        </w:rPr>
        <w:t>S</w:t>
      </w:r>
      <w:r>
        <w:rPr>
          <w:b/>
          <w:sz w:val="13"/>
        </w:rPr>
        <w:t xml:space="preserve">ERVICE </w:t>
      </w:r>
      <w:r>
        <w:rPr>
          <w:b/>
          <w:sz w:val="16"/>
        </w:rPr>
        <w:t>P</w:t>
      </w:r>
      <w:r>
        <w:rPr>
          <w:b/>
          <w:sz w:val="13"/>
        </w:rPr>
        <w:t>ROVIDERS</w:t>
      </w:r>
      <w:r>
        <w:rPr>
          <w:b/>
          <w:sz w:val="16"/>
        </w:rPr>
        <w:t>.</w:t>
      </w:r>
    </w:p>
    <w:p w14:paraId="3E7D3FDD" w14:textId="77777777" w:rsidR="00FF51EC" w:rsidRDefault="0004013B">
      <w:pPr>
        <w:pStyle w:val="BodyText"/>
        <w:spacing w:before="63"/>
        <w:ind w:left="153" w:right="245"/>
        <w:jc w:val="both"/>
      </w:pPr>
      <w:r>
        <w:t>Personal and/or confidential information collected by KPMG during the course of the engagement may be used, processed</w:t>
      </w:r>
      <w:r>
        <w:rPr>
          <w:spacing w:val="-6"/>
        </w:rPr>
        <w:t xml:space="preserve"> </w:t>
      </w:r>
      <w:r>
        <w:t>and</w:t>
      </w:r>
      <w:r>
        <w:rPr>
          <w:spacing w:val="-10"/>
        </w:rPr>
        <w:t xml:space="preserve"> </w:t>
      </w:r>
      <w:r>
        <w:t>stored</w:t>
      </w:r>
      <w:r>
        <w:rPr>
          <w:spacing w:val="-6"/>
        </w:rPr>
        <w:t xml:space="preserve"> </w:t>
      </w:r>
      <w:r>
        <w:t>outside</w:t>
      </w:r>
      <w:r>
        <w:rPr>
          <w:spacing w:val="-5"/>
        </w:rPr>
        <w:t xml:space="preserve"> </w:t>
      </w:r>
      <w:r>
        <w:t>of</w:t>
      </w:r>
      <w:r>
        <w:rPr>
          <w:spacing w:val="-6"/>
        </w:rPr>
        <w:t xml:space="preserve"> </w:t>
      </w:r>
      <w:r>
        <w:t>Canada</w:t>
      </w:r>
      <w:r>
        <w:rPr>
          <w:spacing w:val="-5"/>
        </w:rPr>
        <w:t xml:space="preserve"> </w:t>
      </w:r>
      <w:r>
        <w:t>by</w:t>
      </w:r>
      <w:r>
        <w:rPr>
          <w:spacing w:val="-2"/>
        </w:rPr>
        <w:t xml:space="preserve"> </w:t>
      </w:r>
      <w:r>
        <w:t>KPMG,</w:t>
      </w:r>
      <w:r>
        <w:rPr>
          <w:spacing w:val="-7"/>
        </w:rPr>
        <w:t xml:space="preserve"> </w:t>
      </w:r>
      <w:r>
        <w:t>KPMG International member firms providing services hereunder, KPMG subsidiaries, affiliates and related parties or third party</w:t>
      </w:r>
      <w:r>
        <w:rPr>
          <w:spacing w:val="-13"/>
        </w:rPr>
        <w:t xml:space="preserve"> </w:t>
      </w:r>
      <w:r>
        <w:t>service</w:t>
      </w:r>
      <w:r>
        <w:rPr>
          <w:spacing w:val="-12"/>
        </w:rPr>
        <w:t xml:space="preserve"> </w:t>
      </w:r>
      <w:r>
        <w:t>providers</w:t>
      </w:r>
      <w:r>
        <w:rPr>
          <w:spacing w:val="-11"/>
        </w:rPr>
        <w:t xml:space="preserve"> </w:t>
      </w:r>
      <w:r>
        <w:t>to</w:t>
      </w:r>
      <w:r>
        <w:rPr>
          <w:spacing w:val="-13"/>
        </w:rPr>
        <w:t xml:space="preserve"> </w:t>
      </w:r>
      <w:r>
        <w:t>provide</w:t>
      </w:r>
      <w:r>
        <w:rPr>
          <w:spacing w:val="-12"/>
        </w:rPr>
        <w:t xml:space="preserve"> </w:t>
      </w:r>
      <w:r>
        <w:t>professional</w:t>
      </w:r>
      <w:r>
        <w:rPr>
          <w:spacing w:val="-11"/>
        </w:rPr>
        <w:t xml:space="preserve"> </w:t>
      </w:r>
      <w:r>
        <w:t>services</w:t>
      </w:r>
      <w:r>
        <w:rPr>
          <w:spacing w:val="-14"/>
        </w:rPr>
        <w:t xml:space="preserve"> </w:t>
      </w:r>
      <w:r>
        <w:t>and administrative, analytical and clerical support and to comply with applicable law, regulations and professional standards. Client also understands and agrees that KPMG aggregates Client’s information with information from</w:t>
      </w:r>
      <w:r>
        <w:rPr>
          <w:spacing w:val="-20"/>
        </w:rPr>
        <w:t xml:space="preserve"> </w:t>
      </w:r>
      <w:r>
        <w:t>other sources for the purpose of improving quality and service, and for use in presentations to clients and non-clients, in a form where such information is sufficiently de-identified so as not to be attributable to Client. KPMG represents to Client that each KPMG International member firm; KPMG subsidiary,</w:t>
      </w:r>
      <w:r>
        <w:rPr>
          <w:spacing w:val="-8"/>
        </w:rPr>
        <w:t xml:space="preserve"> </w:t>
      </w:r>
      <w:r>
        <w:t>affiliate</w:t>
      </w:r>
      <w:r>
        <w:rPr>
          <w:spacing w:val="-11"/>
        </w:rPr>
        <w:t xml:space="preserve"> </w:t>
      </w:r>
      <w:r>
        <w:t>and</w:t>
      </w:r>
      <w:r>
        <w:rPr>
          <w:spacing w:val="-7"/>
        </w:rPr>
        <w:t xml:space="preserve"> </w:t>
      </w:r>
      <w:r>
        <w:t>related</w:t>
      </w:r>
      <w:r>
        <w:rPr>
          <w:spacing w:val="-5"/>
        </w:rPr>
        <w:t xml:space="preserve"> </w:t>
      </w:r>
      <w:r>
        <w:t>party</w:t>
      </w:r>
      <w:r>
        <w:rPr>
          <w:spacing w:val="-7"/>
        </w:rPr>
        <w:t xml:space="preserve"> </w:t>
      </w:r>
      <w:r>
        <w:t>and</w:t>
      </w:r>
      <w:r>
        <w:rPr>
          <w:spacing w:val="-8"/>
        </w:rPr>
        <w:t xml:space="preserve"> </w:t>
      </w:r>
      <w:r>
        <w:t>third</w:t>
      </w:r>
      <w:r>
        <w:rPr>
          <w:spacing w:val="-7"/>
        </w:rPr>
        <w:t xml:space="preserve"> </w:t>
      </w:r>
      <w:r>
        <w:t>party</w:t>
      </w:r>
      <w:r>
        <w:rPr>
          <w:spacing w:val="-8"/>
        </w:rPr>
        <w:t xml:space="preserve"> </w:t>
      </w:r>
      <w:r>
        <w:t>service provider providing services hereunder has agreed or shall agree</w:t>
      </w:r>
      <w:r>
        <w:rPr>
          <w:spacing w:val="-7"/>
        </w:rPr>
        <w:t xml:space="preserve"> </w:t>
      </w:r>
      <w:r>
        <w:t>to</w:t>
      </w:r>
      <w:r>
        <w:rPr>
          <w:spacing w:val="-11"/>
        </w:rPr>
        <w:t xml:space="preserve"> </w:t>
      </w:r>
      <w:r>
        <w:t>conditions</w:t>
      </w:r>
      <w:r>
        <w:rPr>
          <w:spacing w:val="-7"/>
        </w:rPr>
        <w:t xml:space="preserve"> </w:t>
      </w:r>
      <w:r>
        <w:t>of</w:t>
      </w:r>
      <w:r>
        <w:rPr>
          <w:spacing w:val="-11"/>
        </w:rPr>
        <w:t xml:space="preserve"> </w:t>
      </w:r>
      <w:r>
        <w:t>confidentiality</w:t>
      </w:r>
      <w:r>
        <w:rPr>
          <w:spacing w:val="-5"/>
        </w:rPr>
        <w:t xml:space="preserve"> </w:t>
      </w:r>
      <w:r>
        <w:t>with</w:t>
      </w:r>
      <w:r>
        <w:rPr>
          <w:spacing w:val="-6"/>
        </w:rPr>
        <w:t xml:space="preserve"> </w:t>
      </w:r>
      <w:r>
        <w:t>respect</w:t>
      </w:r>
      <w:r>
        <w:rPr>
          <w:spacing w:val="-8"/>
        </w:rPr>
        <w:t xml:space="preserve"> </w:t>
      </w:r>
      <w:r>
        <w:t>to</w:t>
      </w:r>
      <w:r>
        <w:rPr>
          <w:spacing w:val="-11"/>
        </w:rPr>
        <w:t xml:space="preserve"> </w:t>
      </w:r>
      <w:r>
        <w:t>Client’s information to the same or similar extent as KPMG has agreed pursuant to Section 6. Further, KPMG is responsible to Client for causing such KPMG subsidiaries, affiliates,</w:t>
      </w:r>
      <w:r>
        <w:rPr>
          <w:spacing w:val="-10"/>
        </w:rPr>
        <w:t xml:space="preserve"> </w:t>
      </w:r>
      <w:r>
        <w:t>related</w:t>
      </w:r>
      <w:r>
        <w:rPr>
          <w:spacing w:val="-12"/>
        </w:rPr>
        <w:t xml:space="preserve"> </w:t>
      </w:r>
      <w:r>
        <w:t>parties</w:t>
      </w:r>
      <w:r>
        <w:rPr>
          <w:spacing w:val="-4"/>
        </w:rPr>
        <w:t xml:space="preserve"> </w:t>
      </w:r>
      <w:r>
        <w:t>and</w:t>
      </w:r>
      <w:r>
        <w:rPr>
          <w:spacing w:val="-11"/>
        </w:rPr>
        <w:t xml:space="preserve"> </w:t>
      </w:r>
      <w:r>
        <w:t>third</w:t>
      </w:r>
      <w:r>
        <w:rPr>
          <w:spacing w:val="-8"/>
        </w:rPr>
        <w:t xml:space="preserve"> </w:t>
      </w:r>
      <w:r>
        <w:t>party</w:t>
      </w:r>
      <w:r>
        <w:rPr>
          <w:spacing w:val="-9"/>
        </w:rPr>
        <w:t xml:space="preserve"> </w:t>
      </w:r>
      <w:r>
        <w:t>service</w:t>
      </w:r>
      <w:r>
        <w:rPr>
          <w:spacing w:val="-9"/>
        </w:rPr>
        <w:t xml:space="preserve"> </w:t>
      </w:r>
      <w:r>
        <w:t>providers</w:t>
      </w:r>
      <w:r>
        <w:rPr>
          <w:spacing w:val="-8"/>
        </w:rPr>
        <w:t xml:space="preserve"> </w:t>
      </w:r>
      <w:r>
        <w:t>to comply with such conditions of confidentiality, and KPMG shall</w:t>
      </w:r>
      <w:r>
        <w:rPr>
          <w:spacing w:val="-3"/>
        </w:rPr>
        <w:t xml:space="preserve"> </w:t>
      </w:r>
      <w:r>
        <w:t>be</w:t>
      </w:r>
      <w:r>
        <w:rPr>
          <w:spacing w:val="-3"/>
        </w:rPr>
        <w:t xml:space="preserve"> </w:t>
      </w:r>
      <w:r>
        <w:t>responsible</w:t>
      </w:r>
      <w:r>
        <w:rPr>
          <w:spacing w:val="-4"/>
        </w:rPr>
        <w:t xml:space="preserve"> </w:t>
      </w:r>
      <w:r>
        <w:t>to</w:t>
      </w:r>
      <w:r>
        <w:rPr>
          <w:spacing w:val="-5"/>
        </w:rPr>
        <w:t xml:space="preserve"> </w:t>
      </w:r>
      <w:r>
        <w:t>Client</w:t>
      </w:r>
      <w:r>
        <w:rPr>
          <w:spacing w:val="-3"/>
        </w:rPr>
        <w:t xml:space="preserve"> </w:t>
      </w:r>
      <w:r>
        <w:t>for</w:t>
      </w:r>
      <w:r>
        <w:rPr>
          <w:spacing w:val="-3"/>
        </w:rPr>
        <w:t xml:space="preserve"> </w:t>
      </w:r>
      <w:r>
        <w:t>their</w:t>
      </w:r>
      <w:r>
        <w:rPr>
          <w:spacing w:val="-4"/>
        </w:rPr>
        <w:t xml:space="preserve"> </w:t>
      </w:r>
      <w:r>
        <w:t>failure</w:t>
      </w:r>
      <w:r>
        <w:rPr>
          <w:spacing w:val="-3"/>
        </w:rPr>
        <w:t xml:space="preserve"> </w:t>
      </w:r>
      <w:r>
        <w:t>to</w:t>
      </w:r>
      <w:r>
        <w:rPr>
          <w:spacing w:val="-4"/>
        </w:rPr>
        <w:t xml:space="preserve"> </w:t>
      </w:r>
      <w:r>
        <w:t>comply</w:t>
      </w:r>
      <w:r>
        <w:rPr>
          <w:spacing w:val="-2"/>
        </w:rPr>
        <w:t xml:space="preserve"> </w:t>
      </w:r>
      <w:r>
        <w:t>and failure of each KPMG International member firm providing services hereunder to comply with its obligations of confidentiality owed to KPMG. Any services performed by KPMG</w:t>
      </w:r>
      <w:r>
        <w:rPr>
          <w:spacing w:val="-15"/>
        </w:rPr>
        <w:t xml:space="preserve"> </w:t>
      </w:r>
      <w:r>
        <w:t>subsidiaries,</w:t>
      </w:r>
      <w:r>
        <w:rPr>
          <w:spacing w:val="-12"/>
        </w:rPr>
        <w:t xml:space="preserve"> </w:t>
      </w:r>
      <w:r>
        <w:t>affiliates,</w:t>
      </w:r>
      <w:r>
        <w:rPr>
          <w:spacing w:val="-12"/>
        </w:rPr>
        <w:t xml:space="preserve"> </w:t>
      </w:r>
      <w:r>
        <w:t>related</w:t>
      </w:r>
      <w:r>
        <w:rPr>
          <w:spacing w:val="-13"/>
        </w:rPr>
        <w:t xml:space="preserve"> </w:t>
      </w:r>
      <w:r>
        <w:t>parties</w:t>
      </w:r>
      <w:r>
        <w:rPr>
          <w:spacing w:val="-12"/>
        </w:rPr>
        <w:t xml:space="preserve"> </w:t>
      </w:r>
      <w:r>
        <w:t>and</w:t>
      </w:r>
      <w:r>
        <w:rPr>
          <w:spacing w:val="-11"/>
        </w:rPr>
        <w:t xml:space="preserve"> </w:t>
      </w:r>
      <w:r>
        <w:t>third</w:t>
      </w:r>
      <w:r>
        <w:rPr>
          <w:spacing w:val="-12"/>
        </w:rPr>
        <w:t xml:space="preserve"> </w:t>
      </w:r>
      <w:r>
        <w:t>party service</w:t>
      </w:r>
      <w:r>
        <w:rPr>
          <w:spacing w:val="-12"/>
        </w:rPr>
        <w:t xml:space="preserve"> </w:t>
      </w:r>
      <w:r>
        <w:t>providers</w:t>
      </w:r>
      <w:r>
        <w:rPr>
          <w:spacing w:val="-12"/>
        </w:rPr>
        <w:t xml:space="preserve"> </w:t>
      </w:r>
      <w:r>
        <w:t>shall</w:t>
      </w:r>
      <w:r>
        <w:rPr>
          <w:spacing w:val="-11"/>
        </w:rPr>
        <w:t xml:space="preserve"> </w:t>
      </w:r>
      <w:r>
        <w:t>be</w:t>
      </w:r>
      <w:r>
        <w:rPr>
          <w:spacing w:val="-12"/>
        </w:rPr>
        <w:t xml:space="preserve"> </w:t>
      </w:r>
      <w:r>
        <w:t>performed</w:t>
      </w:r>
      <w:r>
        <w:rPr>
          <w:spacing w:val="-11"/>
        </w:rPr>
        <w:t xml:space="preserve"> </w:t>
      </w:r>
      <w:r>
        <w:t>in</w:t>
      </w:r>
      <w:r>
        <w:rPr>
          <w:spacing w:val="-12"/>
        </w:rPr>
        <w:t xml:space="preserve"> </w:t>
      </w:r>
      <w:r>
        <w:t>accordance</w:t>
      </w:r>
      <w:r>
        <w:rPr>
          <w:spacing w:val="-11"/>
        </w:rPr>
        <w:t xml:space="preserve"> </w:t>
      </w:r>
      <w:r>
        <w:t>with</w:t>
      </w:r>
      <w:r>
        <w:rPr>
          <w:spacing w:val="-14"/>
        </w:rPr>
        <w:t xml:space="preserve"> </w:t>
      </w:r>
      <w:r>
        <w:t>the terms of the Engagement Letter, including Section 6, but KPMG shall remain responsible to Client for the performance of such services and services performed by each KPMG International member firm providing services hereunder. Such personal and/or confidential</w:t>
      </w:r>
      <w:r>
        <w:rPr>
          <w:spacing w:val="14"/>
        </w:rPr>
        <w:t xml:space="preserve"> </w:t>
      </w:r>
      <w:r>
        <w:t>information</w:t>
      </w:r>
    </w:p>
    <w:p w14:paraId="6607DC05" w14:textId="77777777" w:rsidR="00FF51EC" w:rsidRDefault="00FF51EC">
      <w:pPr>
        <w:jc w:val="both"/>
        <w:sectPr w:rsidR="00FF51EC">
          <w:type w:val="continuous"/>
          <w:pgSz w:w="12240" w:h="15840"/>
          <w:pgMar w:top="1660" w:right="920" w:bottom="1080" w:left="960" w:header="720" w:footer="720" w:gutter="0"/>
          <w:cols w:num="2" w:space="720" w:equalWidth="0">
            <w:col w:w="5781" w:space="40"/>
            <w:col w:w="4539"/>
          </w:cols>
        </w:sectPr>
      </w:pPr>
    </w:p>
    <w:p w14:paraId="5690AABE" w14:textId="77777777" w:rsidR="00FF51EC" w:rsidRDefault="00FF51EC">
      <w:pPr>
        <w:pStyle w:val="BodyText"/>
        <w:rPr>
          <w:sz w:val="20"/>
        </w:rPr>
      </w:pPr>
    </w:p>
    <w:p w14:paraId="06F32FB1" w14:textId="77777777" w:rsidR="00FF51EC" w:rsidRDefault="00FF51EC">
      <w:pPr>
        <w:rPr>
          <w:sz w:val="20"/>
        </w:rPr>
        <w:sectPr w:rsidR="00FF51EC">
          <w:pgSz w:w="12240" w:h="15840"/>
          <w:pgMar w:top="1840" w:right="920" w:bottom="1260" w:left="960" w:header="775" w:footer="1070" w:gutter="0"/>
          <w:cols w:space="720"/>
        </w:sectPr>
      </w:pPr>
    </w:p>
    <w:p w14:paraId="3A7945A9" w14:textId="77777777" w:rsidR="00FF51EC" w:rsidRDefault="00FF51EC">
      <w:pPr>
        <w:pStyle w:val="BodyText"/>
        <w:spacing w:before="11"/>
        <w:rPr>
          <w:sz w:val="20"/>
        </w:rPr>
      </w:pPr>
    </w:p>
    <w:p w14:paraId="59722C40" w14:textId="77777777" w:rsidR="00FF51EC" w:rsidRDefault="0004013B">
      <w:pPr>
        <w:pStyle w:val="BodyText"/>
        <w:ind w:left="1645" w:right="5"/>
        <w:jc w:val="both"/>
      </w:pPr>
      <w:r>
        <w:t>may be subject to disclosure in accordance with the laws applicable in the jurisdiction in which the information is processed</w:t>
      </w:r>
      <w:r>
        <w:rPr>
          <w:spacing w:val="-6"/>
        </w:rPr>
        <w:t xml:space="preserve"> </w:t>
      </w:r>
      <w:r>
        <w:t>or</w:t>
      </w:r>
      <w:r>
        <w:rPr>
          <w:spacing w:val="-4"/>
        </w:rPr>
        <w:t xml:space="preserve"> </w:t>
      </w:r>
      <w:r>
        <w:t>stored,</w:t>
      </w:r>
      <w:r>
        <w:rPr>
          <w:spacing w:val="-3"/>
        </w:rPr>
        <w:t xml:space="preserve"> </w:t>
      </w:r>
      <w:r>
        <w:t>which</w:t>
      </w:r>
      <w:r>
        <w:rPr>
          <w:spacing w:val="-5"/>
        </w:rPr>
        <w:t xml:space="preserve"> </w:t>
      </w:r>
      <w:r>
        <w:t>laws</w:t>
      </w:r>
      <w:r>
        <w:rPr>
          <w:spacing w:val="-4"/>
        </w:rPr>
        <w:t xml:space="preserve"> </w:t>
      </w:r>
      <w:r>
        <w:t>may</w:t>
      </w:r>
      <w:r>
        <w:rPr>
          <w:spacing w:val="-5"/>
        </w:rPr>
        <w:t xml:space="preserve"> </w:t>
      </w:r>
      <w:r>
        <w:t>not</w:t>
      </w:r>
      <w:r>
        <w:rPr>
          <w:spacing w:val="-3"/>
        </w:rPr>
        <w:t xml:space="preserve"> </w:t>
      </w:r>
      <w:r>
        <w:t>provide</w:t>
      </w:r>
      <w:r>
        <w:rPr>
          <w:spacing w:val="-6"/>
        </w:rPr>
        <w:t xml:space="preserve"> </w:t>
      </w:r>
      <w:r>
        <w:t>the</w:t>
      </w:r>
      <w:r>
        <w:rPr>
          <w:spacing w:val="-5"/>
        </w:rPr>
        <w:t xml:space="preserve"> </w:t>
      </w:r>
      <w:r>
        <w:t>same level of protection for such information as will Canadian laws. KPMG's Privacy Officer noted in KPMG's Privacy Policy is able to answer any individual's questions about the</w:t>
      </w:r>
      <w:r>
        <w:rPr>
          <w:spacing w:val="-7"/>
        </w:rPr>
        <w:t xml:space="preserve"> </w:t>
      </w:r>
      <w:r>
        <w:t>collection</w:t>
      </w:r>
      <w:r>
        <w:rPr>
          <w:spacing w:val="-5"/>
        </w:rPr>
        <w:t xml:space="preserve"> </w:t>
      </w:r>
      <w:r>
        <w:t>of</w:t>
      </w:r>
      <w:r>
        <w:rPr>
          <w:spacing w:val="-4"/>
        </w:rPr>
        <w:t xml:space="preserve"> </w:t>
      </w:r>
      <w:r>
        <w:t>personal</w:t>
      </w:r>
      <w:r>
        <w:rPr>
          <w:spacing w:val="-6"/>
        </w:rPr>
        <w:t xml:space="preserve"> </w:t>
      </w:r>
      <w:r>
        <w:t>information</w:t>
      </w:r>
      <w:r>
        <w:rPr>
          <w:spacing w:val="-6"/>
        </w:rPr>
        <w:t xml:space="preserve"> </w:t>
      </w:r>
      <w:r>
        <w:t>required</w:t>
      </w:r>
      <w:r>
        <w:rPr>
          <w:spacing w:val="-6"/>
        </w:rPr>
        <w:t xml:space="preserve"> </w:t>
      </w:r>
      <w:r>
        <w:t>for</w:t>
      </w:r>
      <w:r>
        <w:rPr>
          <w:spacing w:val="-5"/>
        </w:rPr>
        <w:t xml:space="preserve"> </w:t>
      </w:r>
      <w:r>
        <w:t>KPMG</w:t>
      </w:r>
      <w:r>
        <w:rPr>
          <w:spacing w:val="-6"/>
        </w:rPr>
        <w:t xml:space="preserve"> </w:t>
      </w:r>
      <w:r>
        <w:t>to deliver services</w:t>
      </w:r>
      <w:r>
        <w:rPr>
          <w:spacing w:val="-12"/>
        </w:rPr>
        <w:t xml:space="preserve"> </w:t>
      </w:r>
      <w:r>
        <w:t>hereunder.</w:t>
      </w:r>
    </w:p>
    <w:p w14:paraId="0C187483" w14:textId="77777777" w:rsidR="00FF51EC" w:rsidRDefault="0004013B" w:rsidP="00C92B08">
      <w:pPr>
        <w:pStyle w:val="ListParagraph"/>
        <w:numPr>
          <w:ilvl w:val="2"/>
          <w:numId w:val="13"/>
        </w:numPr>
        <w:tabs>
          <w:tab w:val="left" w:pos="2006"/>
        </w:tabs>
        <w:spacing w:before="57"/>
        <w:ind w:left="2005" w:hanging="360"/>
        <w:jc w:val="both"/>
        <w:rPr>
          <w:b/>
          <w:sz w:val="16"/>
        </w:rPr>
      </w:pPr>
      <w:r>
        <w:rPr>
          <w:b/>
          <w:sz w:val="16"/>
        </w:rPr>
        <w:t>T</w:t>
      </w:r>
      <w:r>
        <w:rPr>
          <w:b/>
          <w:sz w:val="13"/>
        </w:rPr>
        <w:t>AXES</w:t>
      </w:r>
      <w:r>
        <w:rPr>
          <w:b/>
          <w:sz w:val="16"/>
        </w:rPr>
        <w:t>/B</w:t>
      </w:r>
      <w:r>
        <w:rPr>
          <w:b/>
          <w:sz w:val="13"/>
        </w:rPr>
        <w:t>ILLING</w:t>
      </w:r>
      <w:r>
        <w:rPr>
          <w:b/>
          <w:sz w:val="16"/>
        </w:rPr>
        <w:t>/E</w:t>
      </w:r>
      <w:r>
        <w:rPr>
          <w:b/>
          <w:sz w:val="13"/>
        </w:rPr>
        <w:t>XPENSES</w:t>
      </w:r>
      <w:r>
        <w:rPr>
          <w:b/>
          <w:sz w:val="16"/>
        </w:rPr>
        <w:t>/F</w:t>
      </w:r>
      <w:r>
        <w:rPr>
          <w:b/>
          <w:sz w:val="13"/>
        </w:rPr>
        <w:t>EES</w:t>
      </w:r>
      <w:r>
        <w:rPr>
          <w:b/>
          <w:sz w:val="16"/>
        </w:rPr>
        <w:t>.</w:t>
      </w:r>
    </w:p>
    <w:p w14:paraId="213A703A" w14:textId="77777777" w:rsidR="00FF51EC" w:rsidRDefault="0004013B" w:rsidP="00C92B08">
      <w:pPr>
        <w:pStyle w:val="ListParagraph"/>
        <w:numPr>
          <w:ilvl w:val="0"/>
          <w:numId w:val="7"/>
        </w:numPr>
        <w:tabs>
          <w:tab w:val="left" w:pos="2008"/>
        </w:tabs>
        <w:spacing w:before="59"/>
        <w:ind w:right="8" w:firstLine="0"/>
        <w:jc w:val="both"/>
        <w:rPr>
          <w:sz w:val="16"/>
        </w:rPr>
      </w:pPr>
      <w:r>
        <w:rPr>
          <w:sz w:val="16"/>
        </w:rPr>
        <w:t>All fees and other charges do not include any applicable federal, provincial, or other goods and services or sales taxes, or any other taxes or duties whether presently in force or imposed in the future. Any such taxes or duties shall be assumed and paid by Client without deduction from the fees and charges</w:t>
      </w:r>
      <w:r>
        <w:rPr>
          <w:spacing w:val="-25"/>
          <w:sz w:val="16"/>
        </w:rPr>
        <w:t xml:space="preserve"> </w:t>
      </w:r>
      <w:r>
        <w:rPr>
          <w:sz w:val="16"/>
        </w:rPr>
        <w:t>hereunder.</w:t>
      </w:r>
    </w:p>
    <w:p w14:paraId="59F0221B" w14:textId="77777777" w:rsidR="00FF51EC" w:rsidRDefault="0004013B" w:rsidP="00C92B08">
      <w:pPr>
        <w:pStyle w:val="ListParagraph"/>
        <w:numPr>
          <w:ilvl w:val="0"/>
          <w:numId w:val="7"/>
        </w:numPr>
        <w:tabs>
          <w:tab w:val="left" w:pos="2008"/>
        </w:tabs>
        <w:ind w:right="5" w:firstLine="0"/>
        <w:jc w:val="both"/>
        <w:rPr>
          <w:sz w:val="16"/>
        </w:rPr>
      </w:pPr>
      <w:r>
        <w:rPr>
          <w:sz w:val="16"/>
        </w:rPr>
        <w:t>Bills will be rendered on a regular basis as the engagement progresses. Our professional fees are also subject to a technology and support charge to cover information technology infrastructure costs and administrative</w:t>
      </w:r>
      <w:r>
        <w:rPr>
          <w:spacing w:val="-13"/>
          <w:sz w:val="16"/>
        </w:rPr>
        <w:t xml:space="preserve"> </w:t>
      </w:r>
      <w:r>
        <w:rPr>
          <w:sz w:val="16"/>
        </w:rPr>
        <w:t>support</w:t>
      </w:r>
      <w:r>
        <w:rPr>
          <w:spacing w:val="-7"/>
          <w:sz w:val="16"/>
        </w:rPr>
        <w:t xml:space="preserve"> </w:t>
      </w:r>
      <w:r>
        <w:rPr>
          <w:sz w:val="16"/>
        </w:rPr>
        <w:t>of</w:t>
      </w:r>
      <w:r>
        <w:rPr>
          <w:spacing w:val="-11"/>
          <w:sz w:val="16"/>
        </w:rPr>
        <w:t xml:space="preserve"> </w:t>
      </w:r>
      <w:r>
        <w:rPr>
          <w:sz w:val="16"/>
        </w:rPr>
        <w:t>our</w:t>
      </w:r>
      <w:r>
        <w:rPr>
          <w:spacing w:val="-11"/>
          <w:sz w:val="16"/>
        </w:rPr>
        <w:t xml:space="preserve"> </w:t>
      </w:r>
      <w:r>
        <w:rPr>
          <w:sz w:val="16"/>
        </w:rPr>
        <w:t>client</w:t>
      </w:r>
      <w:r>
        <w:rPr>
          <w:spacing w:val="-8"/>
          <w:sz w:val="16"/>
        </w:rPr>
        <w:t xml:space="preserve"> </w:t>
      </w:r>
      <w:r>
        <w:rPr>
          <w:sz w:val="16"/>
        </w:rPr>
        <w:t>service</w:t>
      </w:r>
      <w:r>
        <w:rPr>
          <w:spacing w:val="-11"/>
          <w:sz w:val="16"/>
        </w:rPr>
        <w:t xml:space="preserve"> </w:t>
      </w:r>
      <w:r>
        <w:rPr>
          <w:sz w:val="16"/>
        </w:rPr>
        <w:t>personnel</w:t>
      </w:r>
      <w:r>
        <w:rPr>
          <w:spacing w:val="-10"/>
          <w:sz w:val="16"/>
        </w:rPr>
        <w:t xml:space="preserve"> </w:t>
      </w:r>
      <w:r>
        <w:rPr>
          <w:sz w:val="16"/>
        </w:rPr>
        <w:t>which are not included in our client service personnel fee. The technology</w:t>
      </w:r>
      <w:r>
        <w:rPr>
          <w:spacing w:val="-3"/>
          <w:sz w:val="16"/>
        </w:rPr>
        <w:t xml:space="preserve"> </w:t>
      </w:r>
      <w:r>
        <w:rPr>
          <w:sz w:val="16"/>
        </w:rPr>
        <w:t>and</w:t>
      </w:r>
      <w:r>
        <w:rPr>
          <w:spacing w:val="-6"/>
          <w:sz w:val="16"/>
        </w:rPr>
        <w:t xml:space="preserve"> </w:t>
      </w:r>
      <w:r>
        <w:rPr>
          <w:sz w:val="16"/>
        </w:rPr>
        <w:t>support</w:t>
      </w:r>
      <w:r>
        <w:rPr>
          <w:spacing w:val="-1"/>
          <w:sz w:val="16"/>
        </w:rPr>
        <w:t xml:space="preserve"> </w:t>
      </w:r>
      <w:r>
        <w:rPr>
          <w:sz w:val="16"/>
        </w:rPr>
        <w:t>fee</w:t>
      </w:r>
      <w:r>
        <w:rPr>
          <w:spacing w:val="-4"/>
          <w:sz w:val="16"/>
        </w:rPr>
        <w:t xml:space="preserve"> </w:t>
      </w:r>
      <w:r>
        <w:rPr>
          <w:sz w:val="16"/>
        </w:rPr>
        <w:t>covers</w:t>
      </w:r>
      <w:r>
        <w:rPr>
          <w:spacing w:val="-2"/>
          <w:sz w:val="16"/>
        </w:rPr>
        <w:t xml:space="preserve"> </w:t>
      </w:r>
      <w:r>
        <w:rPr>
          <w:sz w:val="16"/>
        </w:rPr>
        <w:t>costs</w:t>
      </w:r>
      <w:r>
        <w:rPr>
          <w:spacing w:val="-6"/>
          <w:sz w:val="16"/>
        </w:rPr>
        <w:t xml:space="preserve"> </w:t>
      </w:r>
      <w:r>
        <w:rPr>
          <w:sz w:val="16"/>
        </w:rPr>
        <w:t>such</w:t>
      </w:r>
      <w:r>
        <w:rPr>
          <w:spacing w:val="-6"/>
          <w:sz w:val="16"/>
        </w:rPr>
        <w:t xml:space="preserve"> </w:t>
      </w:r>
      <w:r>
        <w:rPr>
          <w:sz w:val="16"/>
        </w:rPr>
        <w:t>as</w:t>
      </w:r>
      <w:r>
        <w:rPr>
          <w:spacing w:val="-1"/>
          <w:sz w:val="16"/>
        </w:rPr>
        <w:t xml:space="preserve"> </w:t>
      </w:r>
      <w:r>
        <w:rPr>
          <w:sz w:val="16"/>
        </w:rPr>
        <w:t>our</w:t>
      </w:r>
      <w:r>
        <w:rPr>
          <w:spacing w:val="-5"/>
          <w:sz w:val="16"/>
        </w:rPr>
        <w:t xml:space="preserve"> </w:t>
      </w:r>
      <w:r>
        <w:rPr>
          <w:sz w:val="16"/>
        </w:rPr>
        <w:t>client service personnel computer hardware and customized KPMG software, telecommunications equipment, client service professional administrative support, IT programming, professional services and other client support services. Other direct out-of-pocket costs, such as travel, will be charged separately based on our actual costs. For certainty, Client acknowledges that to the</w:t>
      </w:r>
      <w:r>
        <w:rPr>
          <w:spacing w:val="-26"/>
          <w:sz w:val="16"/>
        </w:rPr>
        <w:t xml:space="preserve"> </w:t>
      </w:r>
      <w:r>
        <w:rPr>
          <w:sz w:val="16"/>
        </w:rPr>
        <w:t>extent a subsidiary, affiliate or related party of KPMG is engaged by KPMG to assist KPMG in providing the services hereunder, Client may receive bills from such subsidiary, affiliate or related party of KPMG for such services. Accounts are due when rendered. Interest on</w:t>
      </w:r>
      <w:r>
        <w:rPr>
          <w:spacing w:val="26"/>
          <w:sz w:val="16"/>
        </w:rPr>
        <w:t xml:space="preserve"> </w:t>
      </w:r>
      <w:r>
        <w:rPr>
          <w:sz w:val="16"/>
        </w:rPr>
        <w:t>overdue accounts is calculated at the rate noted on the invoice commencing 30 days following the date of the</w:t>
      </w:r>
      <w:r>
        <w:rPr>
          <w:spacing w:val="-39"/>
          <w:sz w:val="16"/>
        </w:rPr>
        <w:t xml:space="preserve"> </w:t>
      </w:r>
      <w:r>
        <w:rPr>
          <w:sz w:val="16"/>
        </w:rPr>
        <w:t>invoice.</w:t>
      </w:r>
    </w:p>
    <w:p w14:paraId="6C59591F" w14:textId="77777777" w:rsidR="00FF51EC" w:rsidRDefault="0004013B" w:rsidP="00C92B08">
      <w:pPr>
        <w:pStyle w:val="ListParagraph"/>
        <w:numPr>
          <w:ilvl w:val="0"/>
          <w:numId w:val="7"/>
        </w:numPr>
        <w:tabs>
          <w:tab w:val="left" w:pos="2008"/>
        </w:tabs>
        <w:spacing w:before="1"/>
        <w:ind w:right="7" w:firstLine="0"/>
        <w:jc w:val="both"/>
        <w:rPr>
          <w:sz w:val="16"/>
        </w:rPr>
      </w:pPr>
      <w:r>
        <w:rPr>
          <w:sz w:val="16"/>
        </w:rPr>
        <w:t xml:space="preserve">Without limiting its rights or remedies, KPMG shall have the right to halt or terminate entirely its </w:t>
      </w:r>
      <w:proofErr w:type="gramStart"/>
      <w:r>
        <w:rPr>
          <w:sz w:val="16"/>
        </w:rPr>
        <w:t>services</w:t>
      </w:r>
      <w:proofErr w:type="gramEnd"/>
      <w:r>
        <w:rPr>
          <w:sz w:val="16"/>
        </w:rPr>
        <w:t xml:space="preserve"> until payment is received on past due</w:t>
      </w:r>
      <w:r>
        <w:rPr>
          <w:spacing w:val="-25"/>
          <w:sz w:val="16"/>
        </w:rPr>
        <w:t xml:space="preserve"> </w:t>
      </w:r>
      <w:r>
        <w:rPr>
          <w:sz w:val="16"/>
        </w:rPr>
        <w:t>invoices.</w:t>
      </w:r>
    </w:p>
    <w:p w14:paraId="3ABCE902" w14:textId="77777777" w:rsidR="00FF51EC" w:rsidRDefault="0004013B" w:rsidP="00C92B08">
      <w:pPr>
        <w:pStyle w:val="ListParagraph"/>
        <w:numPr>
          <w:ilvl w:val="0"/>
          <w:numId w:val="7"/>
        </w:numPr>
        <w:tabs>
          <w:tab w:val="left" w:pos="2008"/>
        </w:tabs>
        <w:ind w:left="1644" w:right="6" w:firstLine="1"/>
        <w:jc w:val="both"/>
        <w:rPr>
          <w:sz w:val="16"/>
        </w:rPr>
      </w:pPr>
      <w:r>
        <w:rPr>
          <w:sz w:val="16"/>
        </w:rPr>
        <w:t xml:space="preserve">In the event that the engagement is </w:t>
      </w:r>
      <w:proofErr w:type="gramStart"/>
      <w:r>
        <w:rPr>
          <w:sz w:val="16"/>
        </w:rPr>
        <w:t>terminated</w:t>
      </w:r>
      <w:proofErr w:type="gramEnd"/>
      <w:r>
        <w:rPr>
          <w:sz w:val="16"/>
        </w:rPr>
        <w:t xml:space="preserve"> and Client proceeds to complete the transaction or financing within 18 months from the termination date, then the full amount</w:t>
      </w:r>
      <w:r>
        <w:rPr>
          <w:spacing w:val="-3"/>
          <w:sz w:val="16"/>
        </w:rPr>
        <w:t xml:space="preserve"> </w:t>
      </w:r>
      <w:r>
        <w:rPr>
          <w:sz w:val="16"/>
        </w:rPr>
        <w:t>of</w:t>
      </w:r>
      <w:r>
        <w:rPr>
          <w:spacing w:val="-4"/>
          <w:sz w:val="16"/>
        </w:rPr>
        <w:t xml:space="preserve"> </w:t>
      </w:r>
      <w:r>
        <w:rPr>
          <w:sz w:val="16"/>
        </w:rPr>
        <w:t>any</w:t>
      </w:r>
      <w:r>
        <w:rPr>
          <w:spacing w:val="-3"/>
          <w:sz w:val="16"/>
        </w:rPr>
        <w:t xml:space="preserve"> </w:t>
      </w:r>
      <w:r>
        <w:rPr>
          <w:sz w:val="16"/>
        </w:rPr>
        <w:t>Completion</w:t>
      </w:r>
      <w:r>
        <w:rPr>
          <w:spacing w:val="-5"/>
          <w:sz w:val="16"/>
        </w:rPr>
        <w:t xml:space="preserve"> </w:t>
      </w:r>
      <w:r>
        <w:rPr>
          <w:sz w:val="16"/>
        </w:rPr>
        <w:t>Fee</w:t>
      </w:r>
      <w:r>
        <w:rPr>
          <w:spacing w:val="-5"/>
          <w:sz w:val="16"/>
        </w:rPr>
        <w:t xml:space="preserve"> </w:t>
      </w:r>
      <w:r>
        <w:rPr>
          <w:sz w:val="16"/>
        </w:rPr>
        <w:t>shall</w:t>
      </w:r>
      <w:r>
        <w:rPr>
          <w:spacing w:val="-2"/>
          <w:sz w:val="16"/>
        </w:rPr>
        <w:t xml:space="preserve"> </w:t>
      </w:r>
      <w:r>
        <w:rPr>
          <w:sz w:val="16"/>
        </w:rPr>
        <w:t>be</w:t>
      </w:r>
      <w:r>
        <w:rPr>
          <w:spacing w:val="-6"/>
          <w:sz w:val="16"/>
        </w:rPr>
        <w:t xml:space="preserve"> </w:t>
      </w:r>
      <w:r>
        <w:rPr>
          <w:sz w:val="16"/>
        </w:rPr>
        <w:t>payable</w:t>
      </w:r>
      <w:r>
        <w:rPr>
          <w:spacing w:val="-2"/>
          <w:sz w:val="16"/>
        </w:rPr>
        <w:t xml:space="preserve"> </w:t>
      </w:r>
      <w:r>
        <w:rPr>
          <w:sz w:val="16"/>
        </w:rPr>
        <w:t>on</w:t>
      </w:r>
      <w:r>
        <w:rPr>
          <w:spacing w:val="-3"/>
          <w:sz w:val="16"/>
        </w:rPr>
        <w:t xml:space="preserve"> </w:t>
      </w:r>
      <w:r>
        <w:rPr>
          <w:sz w:val="16"/>
        </w:rPr>
        <w:t>closing of</w:t>
      </w:r>
      <w:r>
        <w:rPr>
          <w:spacing w:val="-8"/>
          <w:sz w:val="16"/>
        </w:rPr>
        <w:t xml:space="preserve"> </w:t>
      </w:r>
      <w:r>
        <w:rPr>
          <w:sz w:val="16"/>
        </w:rPr>
        <w:t>the</w:t>
      </w:r>
      <w:r>
        <w:rPr>
          <w:spacing w:val="-12"/>
          <w:sz w:val="16"/>
        </w:rPr>
        <w:t xml:space="preserve"> </w:t>
      </w:r>
      <w:r>
        <w:rPr>
          <w:sz w:val="16"/>
        </w:rPr>
        <w:t>transaction</w:t>
      </w:r>
      <w:r>
        <w:rPr>
          <w:spacing w:val="-8"/>
          <w:sz w:val="16"/>
        </w:rPr>
        <w:t xml:space="preserve"> </w:t>
      </w:r>
      <w:r>
        <w:rPr>
          <w:sz w:val="16"/>
        </w:rPr>
        <w:t>or</w:t>
      </w:r>
      <w:r>
        <w:rPr>
          <w:spacing w:val="-14"/>
          <w:sz w:val="16"/>
        </w:rPr>
        <w:t xml:space="preserve"> </w:t>
      </w:r>
      <w:r>
        <w:rPr>
          <w:sz w:val="16"/>
        </w:rPr>
        <w:t>the</w:t>
      </w:r>
      <w:r>
        <w:rPr>
          <w:spacing w:val="-11"/>
          <w:sz w:val="16"/>
        </w:rPr>
        <w:t xml:space="preserve"> </w:t>
      </w:r>
      <w:r>
        <w:rPr>
          <w:sz w:val="16"/>
        </w:rPr>
        <w:t>completion</w:t>
      </w:r>
      <w:r>
        <w:rPr>
          <w:spacing w:val="-12"/>
          <w:sz w:val="16"/>
        </w:rPr>
        <w:t xml:space="preserve"> </w:t>
      </w:r>
      <w:r>
        <w:rPr>
          <w:sz w:val="16"/>
        </w:rPr>
        <w:t>of</w:t>
      </w:r>
      <w:r>
        <w:rPr>
          <w:spacing w:val="-7"/>
          <w:sz w:val="16"/>
        </w:rPr>
        <w:t xml:space="preserve"> </w:t>
      </w:r>
      <w:r>
        <w:rPr>
          <w:sz w:val="16"/>
        </w:rPr>
        <w:t>financing,</w:t>
      </w:r>
      <w:r>
        <w:rPr>
          <w:spacing w:val="-7"/>
          <w:sz w:val="16"/>
        </w:rPr>
        <w:t xml:space="preserve"> </w:t>
      </w:r>
      <w:r>
        <w:rPr>
          <w:sz w:val="16"/>
        </w:rPr>
        <w:t>regardless of whether KPMG provided further</w:t>
      </w:r>
      <w:r>
        <w:rPr>
          <w:spacing w:val="-27"/>
          <w:sz w:val="16"/>
        </w:rPr>
        <w:t xml:space="preserve"> </w:t>
      </w:r>
      <w:r>
        <w:rPr>
          <w:sz w:val="16"/>
        </w:rPr>
        <w:t>service.</w:t>
      </w:r>
    </w:p>
    <w:p w14:paraId="7C43B72F" w14:textId="77777777" w:rsidR="00FF51EC" w:rsidRDefault="0004013B" w:rsidP="00C92B08">
      <w:pPr>
        <w:pStyle w:val="ListParagraph"/>
        <w:numPr>
          <w:ilvl w:val="2"/>
          <w:numId w:val="13"/>
        </w:numPr>
        <w:tabs>
          <w:tab w:val="left" w:pos="2007"/>
        </w:tabs>
        <w:spacing w:before="60"/>
        <w:ind w:left="2006" w:hanging="361"/>
        <w:jc w:val="both"/>
        <w:rPr>
          <w:b/>
          <w:sz w:val="16"/>
        </w:rPr>
      </w:pPr>
      <w:bookmarkStart w:id="217" w:name="THIS_IS_A_SERVICES_ENGAGEMENT._KPMG_WARR"/>
      <w:bookmarkEnd w:id="217"/>
      <w:r>
        <w:rPr>
          <w:b/>
          <w:sz w:val="16"/>
        </w:rPr>
        <w:t>L</w:t>
      </w:r>
      <w:r>
        <w:rPr>
          <w:b/>
          <w:sz w:val="13"/>
        </w:rPr>
        <w:t>IMITATION ON</w:t>
      </w:r>
      <w:r>
        <w:rPr>
          <w:b/>
          <w:spacing w:val="-19"/>
          <w:sz w:val="13"/>
        </w:rPr>
        <w:t xml:space="preserve"> </w:t>
      </w:r>
      <w:r>
        <w:rPr>
          <w:b/>
          <w:sz w:val="16"/>
        </w:rPr>
        <w:t>W</w:t>
      </w:r>
      <w:r>
        <w:rPr>
          <w:b/>
          <w:sz w:val="13"/>
        </w:rPr>
        <w:t>ARRANTIES</w:t>
      </w:r>
      <w:r>
        <w:rPr>
          <w:b/>
          <w:sz w:val="16"/>
        </w:rPr>
        <w:t>.</w:t>
      </w:r>
    </w:p>
    <w:p w14:paraId="4CD76E86" w14:textId="77777777" w:rsidR="00FF51EC" w:rsidRDefault="0004013B">
      <w:pPr>
        <w:pStyle w:val="Heading4"/>
        <w:spacing w:before="60"/>
        <w:ind w:firstLine="0"/>
      </w:pPr>
      <w:r>
        <w:t xml:space="preserve">THIS IS A SERVICES ENGAGEMENT. KPMG WARRANTS THAT IT WILL PERFORM SERVICES HEREUNDER IN GOOD FAITH WITH QUALIFIED PERSONNEL IN A COMPETENT </w:t>
      </w:r>
      <w:r>
        <w:rPr>
          <w:spacing w:val="-3"/>
        </w:rPr>
        <w:t xml:space="preserve">AND </w:t>
      </w:r>
      <w:r>
        <w:t xml:space="preserve">WORKMANLIKE MANNER IN ACCORDANCE WITH APPLICABLE INDUSTRY STANDARDS. KPMG DISCLAIMS </w:t>
      </w:r>
      <w:r>
        <w:rPr>
          <w:spacing w:val="-11"/>
        </w:rPr>
        <w:t xml:space="preserve">ALL </w:t>
      </w:r>
      <w:r>
        <w:t>OTHER WARRANTIES, REPRESENTATIONS OR CONDITIONS, EITHER EXPRESS OR IMPLIED, INCLUDING, WITHOUT LIMITATION, WARRANTIES, REPRESENTATIONS OR CONDITIONS OF MERCHANTABILITY</w:t>
      </w:r>
      <w:r>
        <w:rPr>
          <w:spacing w:val="-11"/>
        </w:rPr>
        <w:t xml:space="preserve"> </w:t>
      </w:r>
      <w:r>
        <w:t>OR</w:t>
      </w:r>
      <w:r>
        <w:rPr>
          <w:spacing w:val="-9"/>
        </w:rPr>
        <w:t xml:space="preserve"> </w:t>
      </w:r>
      <w:r>
        <w:t>FITNESS</w:t>
      </w:r>
      <w:r>
        <w:rPr>
          <w:spacing w:val="-7"/>
        </w:rPr>
        <w:t xml:space="preserve"> </w:t>
      </w:r>
      <w:r>
        <w:t>FOR</w:t>
      </w:r>
      <w:r>
        <w:rPr>
          <w:spacing w:val="-5"/>
        </w:rPr>
        <w:t xml:space="preserve"> </w:t>
      </w:r>
      <w:r>
        <w:t>A</w:t>
      </w:r>
      <w:r>
        <w:rPr>
          <w:spacing w:val="-15"/>
        </w:rPr>
        <w:t xml:space="preserve"> </w:t>
      </w:r>
      <w:r>
        <w:t>PARTICULAR PURPOSE.</w:t>
      </w:r>
    </w:p>
    <w:p w14:paraId="7FB7EC9B" w14:textId="77777777" w:rsidR="00FF51EC" w:rsidRDefault="0004013B" w:rsidP="00C92B08">
      <w:pPr>
        <w:pStyle w:val="ListParagraph"/>
        <w:numPr>
          <w:ilvl w:val="2"/>
          <w:numId w:val="13"/>
        </w:numPr>
        <w:tabs>
          <w:tab w:val="left" w:pos="2006"/>
        </w:tabs>
        <w:spacing w:before="57"/>
        <w:ind w:left="2005" w:hanging="360"/>
        <w:jc w:val="both"/>
        <w:rPr>
          <w:b/>
          <w:sz w:val="16"/>
        </w:rPr>
      </w:pPr>
      <w:r>
        <w:rPr>
          <w:b/>
          <w:sz w:val="16"/>
        </w:rPr>
        <w:t>L</w:t>
      </w:r>
      <w:r>
        <w:rPr>
          <w:b/>
          <w:sz w:val="13"/>
        </w:rPr>
        <w:t>IMITATION ON</w:t>
      </w:r>
      <w:r>
        <w:rPr>
          <w:b/>
          <w:spacing w:val="-18"/>
          <w:sz w:val="13"/>
        </w:rPr>
        <w:t xml:space="preserve"> </w:t>
      </w:r>
      <w:r>
        <w:rPr>
          <w:b/>
          <w:sz w:val="16"/>
        </w:rPr>
        <w:t>L</w:t>
      </w:r>
      <w:r>
        <w:rPr>
          <w:b/>
          <w:sz w:val="13"/>
        </w:rPr>
        <w:t>IABILITY</w:t>
      </w:r>
      <w:r>
        <w:rPr>
          <w:b/>
          <w:sz w:val="16"/>
        </w:rPr>
        <w:t>.</w:t>
      </w:r>
    </w:p>
    <w:p w14:paraId="4DFD0605" w14:textId="77777777" w:rsidR="00FF51EC" w:rsidRDefault="0004013B" w:rsidP="00C92B08">
      <w:pPr>
        <w:pStyle w:val="ListParagraph"/>
        <w:numPr>
          <w:ilvl w:val="0"/>
          <w:numId w:val="6"/>
        </w:numPr>
        <w:tabs>
          <w:tab w:val="left" w:pos="2008"/>
        </w:tabs>
        <w:spacing w:before="62"/>
        <w:ind w:right="7" w:firstLine="0"/>
        <w:jc w:val="both"/>
        <w:rPr>
          <w:sz w:val="16"/>
        </w:rPr>
      </w:pPr>
      <w:r>
        <w:rPr>
          <w:sz w:val="16"/>
        </w:rPr>
        <w:t>Client agrees that KPMG shall not be liable to Client for any actions, damages, claims, fines, penalties, complaints, demands, suits, proceedings, liabilities, costs, expenses, or losses (collectively, “Claims”) in any</w:t>
      </w:r>
      <w:r>
        <w:rPr>
          <w:spacing w:val="-6"/>
          <w:sz w:val="16"/>
        </w:rPr>
        <w:t xml:space="preserve"> </w:t>
      </w:r>
      <w:proofErr w:type="gramStart"/>
      <w:r>
        <w:rPr>
          <w:spacing w:val="-3"/>
          <w:sz w:val="16"/>
        </w:rPr>
        <w:t>way</w:t>
      </w:r>
      <w:proofErr w:type="gramEnd"/>
    </w:p>
    <w:p w14:paraId="7EDCD6A3" w14:textId="77777777" w:rsidR="00FF51EC" w:rsidRDefault="0004013B">
      <w:pPr>
        <w:pStyle w:val="BodyText"/>
        <w:spacing w:before="11"/>
        <w:rPr>
          <w:sz w:val="20"/>
        </w:rPr>
      </w:pPr>
      <w:r>
        <w:br w:type="column"/>
      </w:r>
    </w:p>
    <w:p w14:paraId="79232FD6" w14:textId="77777777" w:rsidR="00FF51EC" w:rsidRDefault="0004013B">
      <w:pPr>
        <w:pStyle w:val="BodyText"/>
        <w:ind w:left="147" w:right="249"/>
        <w:jc w:val="both"/>
      </w:pPr>
      <w:r>
        <w:t>arising out of or relating to the services performed hereunder for an aggregate amount in excess of the fees paid</w:t>
      </w:r>
      <w:r>
        <w:rPr>
          <w:spacing w:val="-6"/>
        </w:rPr>
        <w:t xml:space="preserve"> </w:t>
      </w:r>
      <w:r>
        <w:t>by</w:t>
      </w:r>
      <w:r>
        <w:rPr>
          <w:spacing w:val="-8"/>
        </w:rPr>
        <w:t xml:space="preserve"> </w:t>
      </w:r>
      <w:r>
        <w:t>Client</w:t>
      </w:r>
      <w:r>
        <w:rPr>
          <w:spacing w:val="-5"/>
        </w:rPr>
        <w:t xml:space="preserve"> </w:t>
      </w:r>
      <w:r>
        <w:t>to</w:t>
      </w:r>
      <w:r>
        <w:rPr>
          <w:spacing w:val="-9"/>
        </w:rPr>
        <w:t xml:space="preserve"> </w:t>
      </w:r>
      <w:r>
        <w:t>KPMG</w:t>
      </w:r>
      <w:r>
        <w:rPr>
          <w:spacing w:val="-8"/>
        </w:rPr>
        <w:t xml:space="preserve"> </w:t>
      </w:r>
      <w:r>
        <w:t>under</w:t>
      </w:r>
      <w:r>
        <w:rPr>
          <w:spacing w:val="-8"/>
        </w:rPr>
        <w:t xml:space="preserve"> </w:t>
      </w:r>
      <w:r>
        <w:t>the</w:t>
      </w:r>
      <w:r>
        <w:rPr>
          <w:spacing w:val="-8"/>
        </w:rPr>
        <w:t xml:space="preserve"> </w:t>
      </w:r>
      <w:r>
        <w:t>engagement.</w:t>
      </w:r>
      <w:r>
        <w:rPr>
          <w:spacing w:val="-1"/>
        </w:rPr>
        <w:t xml:space="preserve"> </w:t>
      </w:r>
      <w:r>
        <w:t>On</w:t>
      </w:r>
      <w:r>
        <w:rPr>
          <w:spacing w:val="-4"/>
        </w:rPr>
        <w:t xml:space="preserve"> </w:t>
      </w:r>
      <w:r>
        <w:t>a</w:t>
      </w:r>
      <w:r>
        <w:rPr>
          <w:spacing w:val="-10"/>
        </w:rPr>
        <w:t xml:space="preserve"> </w:t>
      </w:r>
      <w:r>
        <w:t>multi- phase engagement, KPMG’s liability shall be based on the amount actually paid to KPMG for the particular phase</w:t>
      </w:r>
      <w:r>
        <w:rPr>
          <w:spacing w:val="-17"/>
        </w:rPr>
        <w:t xml:space="preserve"> </w:t>
      </w:r>
      <w:r>
        <w:rPr>
          <w:spacing w:val="-4"/>
        </w:rPr>
        <w:t xml:space="preserve">that </w:t>
      </w:r>
      <w:r>
        <w:t>gives rise to the</w:t>
      </w:r>
      <w:r>
        <w:rPr>
          <w:spacing w:val="-16"/>
        </w:rPr>
        <w:t xml:space="preserve"> </w:t>
      </w:r>
      <w:r>
        <w:t>liability.</w:t>
      </w:r>
    </w:p>
    <w:p w14:paraId="55EF1210" w14:textId="77777777" w:rsidR="00FF51EC" w:rsidRDefault="0004013B" w:rsidP="00C92B08">
      <w:pPr>
        <w:pStyle w:val="ListParagraph"/>
        <w:numPr>
          <w:ilvl w:val="0"/>
          <w:numId w:val="6"/>
        </w:numPr>
        <w:tabs>
          <w:tab w:val="left" w:pos="509"/>
        </w:tabs>
        <w:ind w:left="147" w:right="249" w:firstLine="0"/>
        <w:jc w:val="both"/>
        <w:rPr>
          <w:sz w:val="16"/>
        </w:rPr>
      </w:pPr>
      <w:r>
        <w:rPr>
          <w:sz w:val="16"/>
        </w:rPr>
        <w:t>In the event of a Claim by any third party against KPMG that arises out of or relates to the services performed hereunder, Client will indemnify and hold harmless KPMG from all such Claims, including, without limitation,</w:t>
      </w:r>
      <w:r>
        <w:rPr>
          <w:spacing w:val="-8"/>
          <w:sz w:val="16"/>
        </w:rPr>
        <w:t xml:space="preserve"> </w:t>
      </w:r>
      <w:r>
        <w:rPr>
          <w:sz w:val="16"/>
        </w:rPr>
        <w:t>reasonable</w:t>
      </w:r>
      <w:r>
        <w:rPr>
          <w:spacing w:val="-7"/>
          <w:sz w:val="16"/>
        </w:rPr>
        <w:t xml:space="preserve"> </w:t>
      </w:r>
      <w:r>
        <w:rPr>
          <w:sz w:val="16"/>
        </w:rPr>
        <w:t>legal</w:t>
      </w:r>
      <w:r>
        <w:rPr>
          <w:spacing w:val="-7"/>
          <w:sz w:val="16"/>
        </w:rPr>
        <w:t xml:space="preserve"> </w:t>
      </w:r>
      <w:r>
        <w:rPr>
          <w:sz w:val="16"/>
        </w:rPr>
        <w:t>fees,</w:t>
      </w:r>
      <w:r>
        <w:rPr>
          <w:spacing w:val="-8"/>
          <w:sz w:val="16"/>
        </w:rPr>
        <w:t xml:space="preserve"> </w:t>
      </w:r>
      <w:r>
        <w:rPr>
          <w:sz w:val="16"/>
        </w:rPr>
        <w:t>except</w:t>
      </w:r>
      <w:r>
        <w:rPr>
          <w:spacing w:val="-6"/>
          <w:sz w:val="16"/>
        </w:rPr>
        <w:t xml:space="preserve"> </w:t>
      </w:r>
      <w:r>
        <w:rPr>
          <w:sz w:val="16"/>
        </w:rPr>
        <w:t>to</w:t>
      </w:r>
      <w:r>
        <w:rPr>
          <w:spacing w:val="-7"/>
          <w:sz w:val="16"/>
        </w:rPr>
        <w:t xml:space="preserve"> </w:t>
      </w:r>
      <w:r>
        <w:rPr>
          <w:sz w:val="16"/>
        </w:rPr>
        <w:t>the</w:t>
      </w:r>
      <w:r>
        <w:rPr>
          <w:spacing w:val="-7"/>
          <w:sz w:val="16"/>
        </w:rPr>
        <w:t xml:space="preserve"> </w:t>
      </w:r>
      <w:r>
        <w:rPr>
          <w:sz w:val="16"/>
        </w:rPr>
        <w:t>extent</w:t>
      </w:r>
      <w:r>
        <w:rPr>
          <w:spacing w:val="-7"/>
          <w:sz w:val="16"/>
        </w:rPr>
        <w:t xml:space="preserve"> </w:t>
      </w:r>
      <w:r>
        <w:rPr>
          <w:sz w:val="16"/>
        </w:rPr>
        <w:t>finally determined</w:t>
      </w:r>
      <w:r>
        <w:rPr>
          <w:spacing w:val="-11"/>
          <w:sz w:val="16"/>
        </w:rPr>
        <w:t xml:space="preserve"> </w:t>
      </w:r>
      <w:r>
        <w:rPr>
          <w:sz w:val="16"/>
        </w:rPr>
        <w:t>to</w:t>
      </w:r>
      <w:r>
        <w:rPr>
          <w:spacing w:val="-6"/>
          <w:sz w:val="16"/>
        </w:rPr>
        <w:t xml:space="preserve"> </w:t>
      </w:r>
      <w:r>
        <w:rPr>
          <w:sz w:val="16"/>
        </w:rPr>
        <w:t>have</w:t>
      </w:r>
      <w:r>
        <w:rPr>
          <w:spacing w:val="-11"/>
          <w:sz w:val="16"/>
        </w:rPr>
        <w:t xml:space="preserve"> </w:t>
      </w:r>
      <w:r>
        <w:rPr>
          <w:sz w:val="16"/>
        </w:rPr>
        <w:t>resulted</w:t>
      </w:r>
      <w:r>
        <w:rPr>
          <w:spacing w:val="-11"/>
          <w:sz w:val="16"/>
        </w:rPr>
        <w:t xml:space="preserve"> </w:t>
      </w:r>
      <w:r>
        <w:rPr>
          <w:sz w:val="16"/>
        </w:rPr>
        <w:t>from</w:t>
      </w:r>
      <w:r>
        <w:rPr>
          <w:spacing w:val="-7"/>
          <w:sz w:val="16"/>
        </w:rPr>
        <w:t xml:space="preserve"> </w:t>
      </w:r>
      <w:r>
        <w:rPr>
          <w:sz w:val="16"/>
        </w:rPr>
        <w:t>the</w:t>
      </w:r>
      <w:r>
        <w:rPr>
          <w:spacing w:val="-7"/>
          <w:sz w:val="16"/>
        </w:rPr>
        <w:t xml:space="preserve"> </w:t>
      </w:r>
      <w:r>
        <w:rPr>
          <w:sz w:val="16"/>
        </w:rPr>
        <w:t>intentional,</w:t>
      </w:r>
      <w:r>
        <w:rPr>
          <w:spacing w:val="-7"/>
          <w:sz w:val="16"/>
        </w:rPr>
        <w:t xml:space="preserve"> </w:t>
      </w:r>
      <w:r>
        <w:rPr>
          <w:sz w:val="16"/>
        </w:rPr>
        <w:t>deliberate or fraudulent misconduct of</w:t>
      </w:r>
      <w:r>
        <w:rPr>
          <w:spacing w:val="-19"/>
          <w:sz w:val="16"/>
        </w:rPr>
        <w:t xml:space="preserve"> </w:t>
      </w:r>
      <w:r>
        <w:rPr>
          <w:sz w:val="16"/>
        </w:rPr>
        <w:t>KPMG.</w:t>
      </w:r>
    </w:p>
    <w:p w14:paraId="4F94CA40" w14:textId="77777777" w:rsidR="00FF51EC" w:rsidRDefault="0004013B" w:rsidP="00C92B08">
      <w:pPr>
        <w:pStyle w:val="ListParagraph"/>
        <w:numPr>
          <w:ilvl w:val="0"/>
          <w:numId w:val="6"/>
        </w:numPr>
        <w:tabs>
          <w:tab w:val="left" w:pos="509"/>
        </w:tabs>
        <w:ind w:left="147" w:right="252" w:firstLine="0"/>
        <w:jc w:val="both"/>
        <w:rPr>
          <w:sz w:val="16"/>
        </w:rPr>
      </w:pPr>
      <w:r>
        <w:rPr>
          <w:sz w:val="16"/>
        </w:rPr>
        <w:t>In no event shall KPMG be liable for consequential, special, indirect, incidental, punitive or exemplary damages, liabilities, costs, expenses, or losses (including, without limitation, lost profits and opportunity costs). In</w:t>
      </w:r>
      <w:r>
        <w:rPr>
          <w:spacing w:val="-29"/>
          <w:sz w:val="16"/>
        </w:rPr>
        <w:t xml:space="preserve"> </w:t>
      </w:r>
      <w:r>
        <w:rPr>
          <w:sz w:val="16"/>
        </w:rPr>
        <w:t>any Claim arising out of the engagement, Client agrees that KPMG’s liability will be several and not joint and several. Client may only claim payment from KPMG of KPMG’s proportionate share of the total liability based on degree of fault.</w:t>
      </w:r>
    </w:p>
    <w:p w14:paraId="1A1FDC4F" w14:textId="77777777" w:rsidR="00FF51EC" w:rsidRDefault="0004013B" w:rsidP="00C92B08">
      <w:pPr>
        <w:pStyle w:val="ListParagraph"/>
        <w:numPr>
          <w:ilvl w:val="0"/>
          <w:numId w:val="6"/>
        </w:numPr>
        <w:tabs>
          <w:tab w:val="left" w:pos="511"/>
        </w:tabs>
        <w:ind w:left="147" w:right="251" w:firstLine="0"/>
        <w:jc w:val="both"/>
        <w:rPr>
          <w:sz w:val="16"/>
        </w:rPr>
      </w:pPr>
      <w:r>
        <w:rPr>
          <w:sz w:val="16"/>
        </w:rPr>
        <w:t xml:space="preserve">For purposes of this Section 11, the term </w:t>
      </w:r>
      <w:proofErr w:type="spellStart"/>
      <w:r>
        <w:rPr>
          <w:sz w:val="16"/>
        </w:rPr>
        <w:t>KPMGshall</w:t>
      </w:r>
      <w:proofErr w:type="spellEnd"/>
      <w:r>
        <w:rPr>
          <w:sz w:val="16"/>
        </w:rPr>
        <w:t xml:space="preserve"> include</w:t>
      </w:r>
      <w:r>
        <w:rPr>
          <w:spacing w:val="-8"/>
          <w:sz w:val="16"/>
        </w:rPr>
        <w:t xml:space="preserve"> </w:t>
      </w:r>
      <w:r>
        <w:rPr>
          <w:sz w:val="16"/>
        </w:rPr>
        <w:t>its</w:t>
      </w:r>
      <w:r>
        <w:rPr>
          <w:spacing w:val="-6"/>
          <w:sz w:val="16"/>
        </w:rPr>
        <w:t xml:space="preserve"> </w:t>
      </w:r>
      <w:r>
        <w:rPr>
          <w:sz w:val="16"/>
        </w:rPr>
        <w:t>subsidiaries,</w:t>
      </w:r>
      <w:r>
        <w:rPr>
          <w:spacing w:val="-8"/>
          <w:sz w:val="16"/>
        </w:rPr>
        <w:t xml:space="preserve"> </w:t>
      </w:r>
      <w:r>
        <w:rPr>
          <w:sz w:val="16"/>
        </w:rPr>
        <w:t>its</w:t>
      </w:r>
      <w:r>
        <w:rPr>
          <w:spacing w:val="-6"/>
          <w:sz w:val="16"/>
        </w:rPr>
        <w:t xml:space="preserve"> </w:t>
      </w:r>
      <w:r>
        <w:rPr>
          <w:sz w:val="16"/>
        </w:rPr>
        <w:t>associated</w:t>
      </w:r>
      <w:r>
        <w:rPr>
          <w:spacing w:val="-6"/>
          <w:sz w:val="16"/>
        </w:rPr>
        <w:t xml:space="preserve"> </w:t>
      </w:r>
      <w:r>
        <w:rPr>
          <w:sz w:val="16"/>
        </w:rPr>
        <w:t>and</w:t>
      </w:r>
      <w:r>
        <w:rPr>
          <w:spacing w:val="-6"/>
          <w:sz w:val="16"/>
        </w:rPr>
        <w:t xml:space="preserve"> </w:t>
      </w:r>
      <w:r>
        <w:rPr>
          <w:sz w:val="16"/>
        </w:rPr>
        <w:t>affiliated</w:t>
      </w:r>
      <w:r>
        <w:rPr>
          <w:spacing w:val="-6"/>
          <w:sz w:val="16"/>
        </w:rPr>
        <w:t xml:space="preserve"> </w:t>
      </w:r>
      <w:r>
        <w:rPr>
          <w:sz w:val="16"/>
        </w:rPr>
        <w:t>entities and their respective current and former partners,</w:t>
      </w:r>
      <w:r>
        <w:rPr>
          <w:spacing w:val="-17"/>
          <w:sz w:val="16"/>
        </w:rPr>
        <w:t xml:space="preserve"> </w:t>
      </w:r>
      <w:r>
        <w:rPr>
          <w:sz w:val="16"/>
        </w:rPr>
        <w:t>directors, officers, employees, agents and representatives. The provisions of this Section 11 shall apply regardless of the form of Claim, whether in contract, statute, tort (including, without limitation, negligence) or</w:t>
      </w:r>
      <w:r>
        <w:rPr>
          <w:spacing w:val="-25"/>
          <w:sz w:val="16"/>
        </w:rPr>
        <w:t xml:space="preserve"> </w:t>
      </w:r>
      <w:r>
        <w:rPr>
          <w:sz w:val="16"/>
        </w:rPr>
        <w:t>otherwise.</w:t>
      </w:r>
    </w:p>
    <w:p w14:paraId="53537B1F" w14:textId="77777777" w:rsidR="00FF51EC" w:rsidRDefault="0004013B" w:rsidP="00C92B08">
      <w:pPr>
        <w:pStyle w:val="ListParagraph"/>
        <w:numPr>
          <w:ilvl w:val="2"/>
          <w:numId w:val="13"/>
        </w:numPr>
        <w:tabs>
          <w:tab w:val="left" w:pos="509"/>
        </w:tabs>
        <w:spacing w:before="61"/>
        <w:ind w:left="508" w:hanging="361"/>
        <w:jc w:val="both"/>
        <w:rPr>
          <w:b/>
          <w:sz w:val="16"/>
        </w:rPr>
      </w:pPr>
      <w:r>
        <w:rPr>
          <w:b/>
          <w:sz w:val="16"/>
        </w:rPr>
        <w:t>L</w:t>
      </w:r>
      <w:r>
        <w:rPr>
          <w:b/>
          <w:sz w:val="13"/>
        </w:rPr>
        <w:t>EGAL</w:t>
      </w:r>
      <w:r>
        <w:rPr>
          <w:b/>
          <w:spacing w:val="-15"/>
          <w:sz w:val="13"/>
        </w:rPr>
        <w:t xml:space="preserve"> </w:t>
      </w:r>
      <w:r>
        <w:rPr>
          <w:b/>
          <w:sz w:val="16"/>
        </w:rPr>
        <w:t>P</w:t>
      </w:r>
      <w:r>
        <w:rPr>
          <w:b/>
          <w:sz w:val="13"/>
        </w:rPr>
        <w:t>ROCEEDINGS</w:t>
      </w:r>
      <w:r>
        <w:rPr>
          <w:b/>
          <w:sz w:val="16"/>
        </w:rPr>
        <w:t>.</w:t>
      </w:r>
    </w:p>
    <w:p w14:paraId="44A7257C" w14:textId="77777777" w:rsidR="00FF51EC" w:rsidRDefault="0004013B" w:rsidP="00C92B08">
      <w:pPr>
        <w:pStyle w:val="ListParagraph"/>
        <w:numPr>
          <w:ilvl w:val="0"/>
          <w:numId w:val="5"/>
        </w:numPr>
        <w:tabs>
          <w:tab w:val="left" w:pos="509"/>
        </w:tabs>
        <w:spacing w:before="61"/>
        <w:ind w:right="253" w:firstLine="0"/>
        <w:jc w:val="both"/>
        <w:rPr>
          <w:sz w:val="16"/>
        </w:rPr>
      </w:pPr>
      <w:r>
        <w:rPr>
          <w:sz w:val="16"/>
        </w:rPr>
        <w:t>Client agrees to notify KPMG promptly of any</w:t>
      </w:r>
      <w:r>
        <w:rPr>
          <w:spacing w:val="-20"/>
          <w:sz w:val="16"/>
        </w:rPr>
        <w:t xml:space="preserve"> </w:t>
      </w:r>
      <w:r>
        <w:rPr>
          <w:sz w:val="16"/>
        </w:rPr>
        <w:t>request received by Client from any court or applicable regulatory authority with respect to the services hereunder, KPMG’s confidential information, KPMG's advice or report or any related</w:t>
      </w:r>
      <w:r>
        <w:rPr>
          <w:spacing w:val="-6"/>
          <w:sz w:val="16"/>
        </w:rPr>
        <w:t xml:space="preserve"> </w:t>
      </w:r>
      <w:r>
        <w:rPr>
          <w:sz w:val="16"/>
        </w:rPr>
        <w:t>document.</w:t>
      </w:r>
    </w:p>
    <w:p w14:paraId="5B55DBFD" w14:textId="77777777" w:rsidR="00FF51EC" w:rsidRDefault="0004013B" w:rsidP="00C92B08">
      <w:pPr>
        <w:pStyle w:val="ListParagraph"/>
        <w:numPr>
          <w:ilvl w:val="0"/>
          <w:numId w:val="5"/>
        </w:numPr>
        <w:tabs>
          <w:tab w:val="left" w:pos="509"/>
        </w:tabs>
        <w:ind w:right="250" w:firstLine="0"/>
        <w:jc w:val="both"/>
        <w:rPr>
          <w:sz w:val="16"/>
        </w:rPr>
      </w:pPr>
      <w:r>
        <w:rPr>
          <w:sz w:val="16"/>
        </w:rPr>
        <w:t>If KPMG is required by law, pursuant to government regulation, subpoena or other legal process to produce documents or personnel as witnesses arising out of the engagement</w:t>
      </w:r>
      <w:r>
        <w:rPr>
          <w:spacing w:val="-8"/>
          <w:sz w:val="16"/>
        </w:rPr>
        <w:t xml:space="preserve"> </w:t>
      </w:r>
      <w:r>
        <w:rPr>
          <w:sz w:val="16"/>
        </w:rPr>
        <w:t>and</w:t>
      </w:r>
      <w:r>
        <w:rPr>
          <w:spacing w:val="-7"/>
          <w:sz w:val="16"/>
        </w:rPr>
        <w:t xml:space="preserve"> </w:t>
      </w:r>
      <w:r>
        <w:rPr>
          <w:sz w:val="16"/>
        </w:rPr>
        <w:t>KPMG</w:t>
      </w:r>
      <w:r>
        <w:rPr>
          <w:spacing w:val="-8"/>
          <w:sz w:val="16"/>
        </w:rPr>
        <w:t xml:space="preserve"> </w:t>
      </w:r>
      <w:r>
        <w:rPr>
          <w:sz w:val="16"/>
        </w:rPr>
        <w:t>is</w:t>
      </w:r>
      <w:r>
        <w:rPr>
          <w:spacing w:val="-8"/>
          <w:sz w:val="16"/>
        </w:rPr>
        <w:t xml:space="preserve"> </w:t>
      </w:r>
      <w:r>
        <w:rPr>
          <w:sz w:val="16"/>
        </w:rPr>
        <w:t>not</w:t>
      </w:r>
      <w:r>
        <w:rPr>
          <w:spacing w:val="-6"/>
          <w:sz w:val="16"/>
        </w:rPr>
        <w:t xml:space="preserve"> </w:t>
      </w:r>
      <w:r>
        <w:rPr>
          <w:sz w:val="16"/>
        </w:rPr>
        <w:t>a</w:t>
      </w:r>
      <w:r>
        <w:rPr>
          <w:spacing w:val="-10"/>
          <w:sz w:val="16"/>
        </w:rPr>
        <w:t xml:space="preserve"> </w:t>
      </w:r>
      <w:r>
        <w:rPr>
          <w:sz w:val="16"/>
        </w:rPr>
        <w:t>party</w:t>
      </w:r>
      <w:r>
        <w:rPr>
          <w:spacing w:val="-8"/>
          <w:sz w:val="16"/>
        </w:rPr>
        <w:t xml:space="preserve"> </w:t>
      </w:r>
      <w:r>
        <w:rPr>
          <w:sz w:val="16"/>
        </w:rPr>
        <w:t>to</w:t>
      </w:r>
      <w:r>
        <w:rPr>
          <w:spacing w:val="-11"/>
          <w:sz w:val="16"/>
        </w:rPr>
        <w:t xml:space="preserve"> </w:t>
      </w:r>
      <w:r>
        <w:rPr>
          <w:sz w:val="16"/>
        </w:rPr>
        <w:t>such</w:t>
      </w:r>
      <w:r>
        <w:rPr>
          <w:spacing w:val="-10"/>
          <w:sz w:val="16"/>
        </w:rPr>
        <w:t xml:space="preserve"> </w:t>
      </w:r>
      <w:r>
        <w:rPr>
          <w:sz w:val="16"/>
        </w:rPr>
        <w:t>proceedings, Client shall reimburse KPMG at standard billing rates for professional time and expenses, including, without limitation, reasonable legal fees, expenses and taxes incurred in responding to such compelled</w:t>
      </w:r>
      <w:r>
        <w:rPr>
          <w:spacing w:val="-34"/>
          <w:sz w:val="16"/>
        </w:rPr>
        <w:t xml:space="preserve"> </w:t>
      </w:r>
      <w:r>
        <w:rPr>
          <w:sz w:val="16"/>
        </w:rPr>
        <w:t>assistance.</w:t>
      </w:r>
    </w:p>
    <w:p w14:paraId="07E55FDE" w14:textId="77777777" w:rsidR="00FF51EC" w:rsidRDefault="0004013B" w:rsidP="00C92B08">
      <w:pPr>
        <w:pStyle w:val="ListParagraph"/>
        <w:numPr>
          <w:ilvl w:val="0"/>
          <w:numId w:val="5"/>
        </w:numPr>
        <w:tabs>
          <w:tab w:val="left" w:pos="511"/>
        </w:tabs>
        <w:ind w:left="148" w:right="250" w:firstLine="0"/>
        <w:jc w:val="both"/>
        <w:rPr>
          <w:sz w:val="16"/>
        </w:rPr>
      </w:pPr>
      <w:r>
        <w:rPr>
          <w:sz w:val="16"/>
        </w:rPr>
        <w:t xml:space="preserve">If Client requests that KPMG produce documents or personnel as witnesses in any proceedings in any </w:t>
      </w:r>
      <w:r>
        <w:rPr>
          <w:spacing w:val="-4"/>
          <w:sz w:val="16"/>
        </w:rPr>
        <w:t xml:space="preserve">way </w:t>
      </w:r>
      <w:r>
        <w:rPr>
          <w:sz w:val="16"/>
        </w:rPr>
        <w:t>related to the engagement or services provided by KPMG hereunder and KPMG is not a party to such proceedings, KPMG may agree to produce documents or personnel as witnesses on such terms and conditions as KPMG may, in its</w:t>
      </w:r>
      <w:r>
        <w:rPr>
          <w:spacing w:val="-13"/>
          <w:sz w:val="16"/>
        </w:rPr>
        <w:t xml:space="preserve"> </w:t>
      </w:r>
      <w:r>
        <w:rPr>
          <w:sz w:val="16"/>
        </w:rPr>
        <w:t>sole</w:t>
      </w:r>
      <w:r>
        <w:rPr>
          <w:spacing w:val="-13"/>
          <w:sz w:val="16"/>
        </w:rPr>
        <w:t xml:space="preserve"> </w:t>
      </w:r>
      <w:r>
        <w:rPr>
          <w:sz w:val="16"/>
        </w:rPr>
        <w:t>discretion,</w:t>
      </w:r>
      <w:r>
        <w:rPr>
          <w:spacing w:val="-13"/>
          <w:sz w:val="16"/>
        </w:rPr>
        <w:t xml:space="preserve"> </w:t>
      </w:r>
      <w:r>
        <w:rPr>
          <w:sz w:val="16"/>
        </w:rPr>
        <w:t>determine.</w:t>
      </w:r>
      <w:r>
        <w:rPr>
          <w:spacing w:val="-13"/>
          <w:sz w:val="16"/>
        </w:rPr>
        <w:t xml:space="preserve"> </w:t>
      </w:r>
      <w:r>
        <w:rPr>
          <w:sz w:val="16"/>
        </w:rPr>
        <w:t>Without</w:t>
      </w:r>
      <w:r>
        <w:rPr>
          <w:spacing w:val="-11"/>
          <w:sz w:val="16"/>
        </w:rPr>
        <w:t xml:space="preserve"> </w:t>
      </w:r>
      <w:r>
        <w:rPr>
          <w:sz w:val="16"/>
        </w:rPr>
        <w:t>limiting</w:t>
      </w:r>
      <w:r>
        <w:rPr>
          <w:spacing w:val="-13"/>
          <w:sz w:val="16"/>
        </w:rPr>
        <w:t xml:space="preserve"> </w:t>
      </w:r>
      <w:r>
        <w:rPr>
          <w:sz w:val="16"/>
        </w:rPr>
        <w:t>the</w:t>
      </w:r>
      <w:r>
        <w:rPr>
          <w:spacing w:val="-13"/>
          <w:sz w:val="16"/>
        </w:rPr>
        <w:t xml:space="preserve"> </w:t>
      </w:r>
      <w:r>
        <w:rPr>
          <w:sz w:val="16"/>
        </w:rPr>
        <w:t>generality of the foregoing, Client shall reimburse KPMG at standard billing rates for professional time and expenses, including, without limitation, reasonable legal fees, expenses and taxes, incurred in responding to such Client</w:t>
      </w:r>
      <w:r>
        <w:rPr>
          <w:spacing w:val="-23"/>
          <w:sz w:val="16"/>
        </w:rPr>
        <w:t xml:space="preserve"> </w:t>
      </w:r>
      <w:r>
        <w:rPr>
          <w:sz w:val="16"/>
        </w:rPr>
        <w:t>requests.</w:t>
      </w:r>
    </w:p>
    <w:p w14:paraId="059B6ACB" w14:textId="77777777" w:rsidR="00FF51EC" w:rsidRDefault="0004013B" w:rsidP="00C92B08">
      <w:pPr>
        <w:pStyle w:val="ListParagraph"/>
        <w:numPr>
          <w:ilvl w:val="0"/>
          <w:numId w:val="5"/>
        </w:numPr>
        <w:tabs>
          <w:tab w:val="left" w:pos="511"/>
        </w:tabs>
        <w:ind w:left="148" w:right="250" w:firstLine="0"/>
        <w:jc w:val="both"/>
        <w:rPr>
          <w:sz w:val="16"/>
        </w:rPr>
      </w:pPr>
      <w:r>
        <w:rPr>
          <w:sz w:val="16"/>
        </w:rPr>
        <w:t>Client acknowledges that KPMG may from time to time receive requests or orders from professional, securities or other regulatory, judicial or governmental authorities (both in Canada and abroad) to provide them with information and copies of documents in KPMG’s files including, without limitation, working papers and other work-product relating to Client, which information and documents may contain confidential information of Client. Except</w:t>
      </w:r>
      <w:r>
        <w:rPr>
          <w:spacing w:val="-13"/>
          <w:sz w:val="16"/>
        </w:rPr>
        <w:t xml:space="preserve"> </w:t>
      </w:r>
      <w:r>
        <w:rPr>
          <w:sz w:val="16"/>
        </w:rPr>
        <w:t>where</w:t>
      </w:r>
      <w:r>
        <w:rPr>
          <w:spacing w:val="-11"/>
          <w:sz w:val="16"/>
        </w:rPr>
        <w:t xml:space="preserve"> </w:t>
      </w:r>
      <w:r>
        <w:rPr>
          <w:sz w:val="16"/>
        </w:rPr>
        <w:t>prohibited</w:t>
      </w:r>
      <w:r>
        <w:rPr>
          <w:spacing w:val="-12"/>
          <w:sz w:val="16"/>
        </w:rPr>
        <w:t xml:space="preserve"> </w:t>
      </w:r>
      <w:r>
        <w:rPr>
          <w:sz w:val="16"/>
        </w:rPr>
        <w:t>by</w:t>
      </w:r>
      <w:r>
        <w:rPr>
          <w:spacing w:val="-12"/>
          <w:sz w:val="16"/>
        </w:rPr>
        <w:t xml:space="preserve"> </w:t>
      </w:r>
      <w:r>
        <w:rPr>
          <w:sz w:val="16"/>
        </w:rPr>
        <w:t>law,</w:t>
      </w:r>
      <w:r>
        <w:rPr>
          <w:spacing w:val="-11"/>
          <w:sz w:val="16"/>
        </w:rPr>
        <w:t xml:space="preserve"> </w:t>
      </w:r>
      <w:r>
        <w:rPr>
          <w:sz w:val="16"/>
        </w:rPr>
        <w:t>KPMG</w:t>
      </w:r>
      <w:r>
        <w:rPr>
          <w:spacing w:val="-13"/>
          <w:sz w:val="16"/>
        </w:rPr>
        <w:t xml:space="preserve"> </w:t>
      </w:r>
      <w:r>
        <w:rPr>
          <w:sz w:val="16"/>
        </w:rPr>
        <w:t>will</w:t>
      </w:r>
      <w:r>
        <w:rPr>
          <w:spacing w:val="-10"/>
          <w:sz w:val="16"/>
        </w:rPr>
        <w:t xml:space="preserve"> </w:t>
      </w:r>
      <w:r>
        <w:rPr>
          <w:sz w:val="16"/>
        </w:rPr>
        <w:t>advise</w:t>
      </w:r>
      <w:r>
        <w:rPr>
          <w:spacing w:val="-13"/>
          <w:sz w:val="16"/>
        </w:rPr>
        <w:t xml:space="preserve"> </w:t>
      </w:r>
      <w:r>
        <w:rPr>
          <w:sz w:val="16"/>
        </w:rPr>
        <w:t>Client</w:t>
      </w:r>
      <w:r>
        <w:rPr>
          <w:spacing w:val="-11"/>
          <w:sz w:val="16"/>
        </w:rPr>
        <w:t xml:space="preserve"> </w:t>
      </w:r>
      <w:r>
        <w:rPr>
          <w:sz w:val="16"/>
        </w:rPr>
        <w:t>of</w:t>
      </w:r>
    </w:p>
    <w:p w14:paraId="365CA87E"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86" w:space="40"/>
            <w:col w:w="4534"/>
          </w:cols>
        </w:sectPr>
      </w:pPr>
    </w:p>
    <w:p w14:paraId="1BB8ACD6" w14:textId="77777777" w:rsidR="00FF51EC" w:rsidRDefault="00FF51EC">
      <w:pPr>
        <w:pStyle w:val="BodyText"/>
        <w:rPr>
          <w:sz w:val="20"/>
        </w:rPr>
      </w:pPr>
    </w:p>
    <w:p w14:paraId="16CB5706" w14:textId="77777777" w:rsidR="00FF51EC" w:rsidRDefault="00FF51EC">
      <w:pPr>
        <w:rPr>
          <w:sz w:val="20"/>
        </w:rPr>
        <w:sectPr w:rsidR="00FF51EC">
          <w:pgSz w:w="12240" w:h="15840"/>
          <w:pgMar w:top="1840" w:right="920" w:bottom="1260" w:left="960" w:header="775" w:footer="1070" w:gutter="0"/>
          <w:cols w:space="720"/>
        </w:sectPr>
      </w:pPr>
    </w:p>
    <w:p w14:paraId="11D64D63" w14:textId="77777777" w:rsidR="00FF51EC" w:rsidRDefault="00FF51EC">
      <w:pPr>
        <w:pStyle w:val="BodyText"/>
        <w:spacing w:before="11"/>
        <w:rPr>
          <w:sz w:val="20"/>
        </w:rPr>
      </w:pPr>
    </w:p>
    <w:p w14:paraId="65637806" w14:textId="77777777" w:rsidR="00FF51EC" w:rsidRDefault="0004013B">
      <w:pPr>
        <w:pStyle w:val="BodyText"/>
        <w:ind w:left="1645" w:right="1"/>
        <w:jc w:val="both"/>
      </w:pPr>
      <w:r>
        <w:t>the request or order. Client hereby acknowledges that KPMG will provide these documents and information without further reference to, or authority from Client.</w:t>
      </w:r>
    </w:p>
    <w:p w14:paraId="34006CB3" w14:textId="77777777" w:rsidR="00FF51EC" w:rsidRDefault="0004013B">
      <w:pPr>
        <w:pStyle w:val="BodyText"/>
        <w:ind w:left="1645"/>
        <w:jc w:val="both"/>
      </w:pPr>
      <w:r>
        <w:t xml:space="preserve">Client must mark any document over which it asserts privilege as “privileged”. When such an authority requests access to KPMG’s working papers and other work-product relating to Client’s affairs, KPMG will, on a reasonable </w:t>
      </w:r>
      <w:proofErr w:type="gramStart"/>
      <w:r>
        <w:t>efforts</w:t>
      </w:r>
      <w:proofErr w:type="gramEnd"/>
      <w:r>
        <w:t xml:space="preserve"> basis, refuse access to any document over which Client</w:t>
      </w:r>
      <w:r>
        <w:rPr>
          <w:spacing w:val="-7"/>
        </w:rPr>
        <w:t xml:space="preserve"> </w:t>
      </w:r>
      <w:r>
        <w:t>has</w:t>
      </w:r>
      <w:r>
        <w:rPr>
          <w:spacing w:val="-3"/>
        </w:rPr>
        <w:t xml:space="preserve"> </w:t>
      </w:r>
      <w:r>
        <w:t>expressly</w:t>
      </w:r>
      <w:r>
        <w:rPr>
          <w:spacing w:val="-8"/>
        </w:rPr>
        <w:t xml:space="preserve"> </w:t>
      </w:r>
      <w:r>
        <w:t>informed</w:t>
      </w:r>
      <w:r>
        <w:rPr>
          <w:spacing w:val="-12"/>
        </w:rPr>
        <w:t xml:space="preserve"> </w:t>
      </w:r>
      <w:r>
        <w:t>KPMG</w:t>
      </w:r>
      <w:r>
        <w:rPr>
          <w:spacing w:val="-8"/>
        </w:rPr>
        <w:t xml:space="preserve"> </w:t>
      </w:r>
      <w:r>
        <w:t>at</w:t>
      </w:r>
      <w:r>
        <w:rPr>
          <w:spacing w:val="-6"/>
        </w:rPr>
        <w:t xml:space="preserve"> </w:t>
      </w:r>
      <w:r>
        <w:t>the</w:t>
      </w:r>
      <w:r>
        <w:rPr>
          <w:spacing w:val="-7"/>
        </w:rPr>
        <w:t xml:space="preserve"> </w:t>
      </w:r>
      <w:r>
        <w:t>time</w:t>
      </w:r>
      <w:r>
        <w:rPr>
          <w:spacing w:val="-7"/>
        </w:rPr>
        <w:t xml:space="preserve"> </w:t>
      </w:r>
      <w:r>
        <w:t>of</w:t>
      </w:r>
      <w:r>
        <w:rPr>
          <w:spacing w:val="-4"/>
        </w:rPr>
        <w:t xml:space="preserve"> </w:t>
      </w:r>
      <w:r>
        <w:t>delivery that</w:t>
      </w:r>
      <w:r>
        <w:rPr>
          <w:spacing w:val="-7"/>
        </w:rPr>
        <w:t xml:space="preserve"> </w:t>
      </w:r>
      <w:r>
        <w:t>the</w:t>
      </w:r>
      <w:r>
        <w:rPr>
          <w:spacing w:val="-5"/>
        </w:rPr>
        <w:t xml:space="preserve"> </w:t>
      </w:r>
      <w:r>
        <w:t>Client</w:t>
      </w:r>
      <w:r>
        <w:rPr>
          <w:spacing w:val="-3"/>
        </w:rPr>
        <w:t xml:space="preserve"> </w:t>
      </w:r>
      <w:r>
        <w:t>asserts</w:t>
      </w:r>
      <w:r>
        <w:rPr>
          <w:spacing w:val="-3"/>
        </w:rPr>
        <w:t xml:space="preserve"> </w:t>
      </w:r>
      <w:r>
        <w:t>privilege</w:t>
      </w:r>
      <w:r>
        <w:rPr>
          <w:spacing w:val="-5"/>
        </w:rPr>
        <w:t xml:space="preserve"> </w:t>
      </w:r>
      <w:r>
        <w:t>(by</w:t>
      </w:r>
      <w:r>
        <w:rPr>
          <w:spacing w:val="-8"/>
        </w:rPr>
        <w:t xml:space="preserve"> </w:t>
      </w:r>
      <w:r>
        <w:t>the</w:t>
      </w:r>
      <w:r>
        <w:rPr>
          <w:spacing w:val="-7"/>
        </w:rPr>
        <w:t xml:space="preserve"> </w:t>
      </w:r>
      <w:r>
        <w:t>Client</w:t>
      </w:r>
      <w:r>
        <w:rPr>
          <w:spacing w:val="-9"/>
        </w:rPr>
        <w:t xml:space="preserve"> </w:t>
      </w:r>
      <w:r>
        <w:t>marking</w:t>
      </w:r>
      <w:r>
        <w:rPr>
          <w:spacing w:val="-8"/>
        </w:rPr>
        <w:t xml:space="preserve"> </w:t>
      </w:r>
      <w:r>
        <w:t>such document as “privileged” as contemplated in the foregoing sentence). Notwithstanding the foregoing, where disclosure of documents is required by law, KPMG will disclose such privileged documents. If and only if the authority requires such access to such privileged documents pursuant to the laws of a jurisdiction in which express consent of the Client is required for such disclosure, then Client hereby provides its</w:t>
      </w:r>
      <w:r>
        <w:rPr>
          <w:spacing w:val="-30"/>
        </w:rPr>
        <w:t xml:space="preserve"> </w:t>
      </w:r>
      <w:r>
        <w:t>consent.</w:t>
      </w:r>
    </w:p>
    <w:p w14:paraId="0F56E5CC" w14:textId="77777777" w:rsidR="00FF51EC" w:rsidRDefault="0004013B">
      <w:pPr>
        <w:pStyle w:val="BodyText"/>
        <w:ind w:left="1645" w:hanging="2"/>
        <w:jc w:val="both"/>
      </w:pPr>
      <w:r>
        <w:t>Where</w:t>
      </w:r>
      <w:r>
        <w:rPr>
          <w:spacing w:val="-11"/>
        </w:rPr>
        <w:t xml:space="preserve"> </w:t>
      </w:r>
      <w:r>
        <w:t>privileged</w:t>
      </w:r>
      <w:r>
        <w:rPr>
          <w:spacing w:val="-12"/>
        </w:rPr>
        <w:t xml:space="preserve"> </w:t>
      </w:r>
      <w:r>
        <w:t>Client</w:t>
      </w:r>
      <w:r>
        <w:rPr>
          <w:spacing w:val="-11"/>
        </w:rPr>
        <w:t xml:space="preserve"> </w:t>
      </w:r>
      <w:r>
        <w:t>documents</w:t>
      </w:r>
      <w:r>
        <w:rPr>
          <w:spacing w:val="-9"/>
        </w:rPr>
        <w:t xml:space="preserve"> </w:t>
      </w:r>
      <w:r>
        <w:t>are</w:t>
      </w:r>
      <w:r>
        <w:rPr>
          <w:spacing w:val="-11"/>
        </w:rPr>
        <w:t xml:space="preserve"> </w:t>
      </w:r>
      <w:r>
        <w:t>disclosed</w:t>
      </w:r>
      <w:r>
        <w:rPr>
          <w:spacing w:val="-11"/>
        </w:rPr>
        <w:t xml:space="preserve"> </w:t>
      </w:r>
      <w:r>
        <w:t>by</w:t>
      </w:r>
      <w:r>
        <w:rPr>
          <w:spacing w:val="-15"/>
        </w:rPr>
        <w:t xml:space="preserve"> </w:t>
      </w:r>
      <w:r>
        <w:t>KPMG as contemplated above, KPMG is directed to advise the authority that Client is permitting disclosure only to the extent required by law and for the limited purpose of the authority’s</w:t>
      </w:r>
      <w:r>
        <w:rPr>
          <w:spacing w:val="-11"/>
        </w:rPr>
        <w:t xml:space="preserve"> </w:t>
      </w:r>
      <w:r>
        <w:t>exercise</w:t>
      </w:r>
      <w:r>
        <w:rPr>
          <w:spacing w:val="-12"/>
        </w:rPr>
        <w:t xml:space="preserve"> </w:t>
      </w:r>
      <w:r>
        <w:t>of</w:t>
      </w:r>
      <w:r>
        <w:rPr>
          <w:spacing w:val="-12"/>
        </w:rPr>
        <w:t xml:space="preserve"> </w:t>
      </w:r>
      <w:r>
        <w:t>statutory</w:t>
      </w:r>
      <w:r>
        <w:rPr>
          <w:spacing w:val="-9"/>
        </w:rPr>
        <w:t xml:space="preserve"> </w:t>
      </w:r>
      <w:r>
        <w:t>authority.</w:t>
      </w:r>
      <w:r>
        <w:rPr>
          <w:spacing w:val="-12"/>
        </w:rPr>
        <w:t xml:space="preserve"> </w:t>
      </w:r>
      <w:r>
        <w:t>KPMG</w:t>
      </w:r>
      <w:r>
        <w:rPr>
          <w:spacing w:val="-13"/>
        </w:rPr>
        <w:t xml:space="preserve"> </w:t>
      </w:r>
      <w:r>
        <w:t>is</w:t>
      </w:r>
      <w:r>
        <w:rPr>
          <w:spacing w:val="-13"/>
        </w:rPr>
        <w:t xml:space="preserve"> </w:t>
      </w:r>
      <w:r>
        <w:t>directed to advise the authority that Client does not intend to waive privilege for any other purpose and that Client expects its documents to be held by the authority as privileged and confidential material. For greater certainty, Client and KPMG hereby agree that this acknowledgement (and, if required, consent) does not negate or constitute a waiver of privilege for any purpose and Client expressly relies upon the privilege protections afforded under statute and otherwise under</w:t>
      </w:r>
      <w:r>
        <w:rPr>
          <w:spacing w:val="-16"/>
        </w:rPr>
        <w:t xml:space="preserve"> </w:t>
      </w:r>
      <w:r>
        <w:t>law.</w:t>
      </w:r>
    </w:p>
    <w:p w14:paraId="13BA83A0" w14:textId="77777777" w:rsidR="00FF51EC" w:rsidRDefault="0004013B" w:rsidP="00C92B08">
      <w:pPr>
        <w:pStyle w:val="ListParagraph"/>
        <w:numPr>
          <w:ilvl w:val="2"/>
          <w:numId w:val="13"/>
        </w:numPr>
        <w:tabs>
          <w:tab w:val="left" w:pos="2007"/>
        </w:tabs>
        <w:spacing w:before="58"/>
        <w:ind w:left="2006" w:hanging="360"/>
        <w:jc w:val="both"/>
        <w:rPr>
          <w:b/>
          <w:sz w:val="16"/>
        </w:rPr>
      </w:pPr>
      <w:r>
        <w:rPr>
          <w:b/>
          <w:sz w:val="16"/>
        </w:rPr>
        <w:t>L</w:t>
      </w:r>
      <w:r>
        <w:rPr>
          <w:b/>
          <w:sz w:val="13"/>
        </w:rPr>
        <w:t>IMITATION</w:t>
      </w:r>
      <w:r>
        <w:rPr>
          <w:b/>
          <w:spacing w:val="-16"/>
          <w:sz w:val="13"/>
        </w:rPr>
        <w:t xml:space="preserve"> </w:t>
      </w:r>
      <w:r>
        <w:rPr>
          <w:b/>
          <w:sz w:val="16"/>
        </w:rPr>
        <w:t>P</w:t>
      </w:r>
      <w:r>
        <w:rPr>
          <w:b/>
          <w:sz w:val="13"/>
        </w:rPr>
        <w:t>ERIOD</w:t>
      </w:r>
      <w:r>
        <w:rPr>
          <w:b/>
          <w:sz w:val="16"/>
        </w:rPr>
        <w:t>.</w:t>
      </w:r>
    </w:p>
    <w:p w14:paraId="755853A9" w14:textId="77777777" w:rsidR="00FF51EC" w:rsidRDefault="0004013B">
      <w:pPr>
        <w:pStyle w:val="BodyText"/>
        <w:spacing w:before="64"/>
        <w:ind w:left="1643"/>
        <w:jc w:val="both"/>
      </w:pPr>
      <w:r>
        <w:t>No</w:t>
      </w:r>
      <w:r>
        <w:rPr>
          <w:spacing w:val="-8"/>
        </w:rPr>
        <w:t xml:space="preserve"> </w:t>
      </w:r>
      <w:r>
        <w:t>proceeding</w:t>
      </w:r>
      <w:r>
        <w:rPr>
          <w:spacing w:val="-8"/>
        </w:rPr>
        <w:t xml:space="preserve"> </w:t>
      </w:r>
      <w:r>
        <w:t>arising</w:t>
      </w:r>
      <w:r>
        <w:rPr>
          <w:spacing w:val="-10"/>
        </w:rPr>
        <w:t xml:space="preserve"> </w:t>
      </w:r>
      <w:r>
        <w:t>under</w:t>
      </w:r>
      <w:r>
        <w:rPr>
          <w:spacing w:val="-8"/>
        </w:rPr>
        <w:t xml:space="preserve"> </w:t>
      </w:r>
      <w:r>
        <w:t>or</w:t>
      </w:r>
      <w:r>
        <w:rPr>
          <w:spacing w:val="-8"/>
        </w:rPr>
        <w:t xml:space="preserve"> </w:t>
      </w:r>
      <w:r>
        <w:t>relating</w:t>
      </w:r>
      <w:r>
        <w:rPr>
          <w:spacing w:val="-10"/>
        </w:rPr>
        <w:t xml:space="preserve"> </w:t>
      </w:r>
      <w:r>
        <w:t>to</w:t>
      </w:r>
      <w:r>
        <w:rPr>
          <w:spacing w:val="-9"/>
        </w:rPr>
        <w:t xml:space="preserve"> </w:t>
      </w:r>
      <w:r>
        <w:t>the</w:t>
      </w:r>
      <w:r>
        <w:rPr>
          <w:spacing w:val="-9"/>
        </w:rPr>
        <w:t xml:space="preserve"> </w:t>
      </w:r>
      <w:r>
        <w:t>engagement, may be brought by either party more than one year after the cause of action has accrued or in any event not more than five years after completion of the engagement in the case of an advisory services engagement and not more than eight years after completion of the engagement in</w:t>
      </w:r>
      <w:r>
        <w:rPr>
          <w:spacing w:val="-13"/>
        </w:rPr>
        <w:t xml:space="preserve"> </w:t>
      </w:r>
      <w:r>
        <w:t>the case of a tax services engagement, except that a proceeding for non-payment may be brought by KPMG at any time following the date of the last payment due to KPMG</w:t>
      </w:r>
      <w:r>
        <w:rPr>
          <w:spacing w:val="-14"/>
        </w:rPr>
        <w:t xml:space="preserve"> </w:t>
      </w:r>
      <w:r>
        <w:t>hereunder.</w:t>
      </w:r>
      <w:r>
        <w:rPr>
          <w:spacing w:val="-10"/>
        </w:rPr>
        <w:t xml:space="preserve"> </w:t>
      </w:r>
      <w:r>
        <w:t>For</w:t>
      </w:r>
      <w:r>
        <w:rPr>
          <w:spacing w:val="-11"/>
        </w:rPr>
        <w:t xml:space="preserve"> </w:t>
      </w:r>
      <w:r>
        <w:t>purposes</w:t>
      </w:r>
      <w:r>
        <w:rPr>
          <w:spacing w:val="-8"/>
        </w:rPr>
        <w:t xml:space="preserve"> </w:t>
      </w:r>
      <w:r>
        <w:t>of</w:t>
      </w:r>
      <w:r>
        <w:rPr>
          <w:spacing w:val="-13"/>
        </w:rPr>
        <w:t xml:space="preserve"> </w:t>
      </w:r>
      <w:r>
        <w:t>this</w:t>
      </w:r>
      <w:r>
        <w:rPr>
          <w:spacing w:val="-13"/>
        </w:rPr>
        <w:t xml:space="preserve"> </w:t>
      </w:r>
      <w:r>
        <w:t>Section</w:t>
      </w:r>
      <w:r>
        <w:rPr>
          <w:spacing w:val="-13"/>
        </w:rPr>
        <w:t xml:space="preserve"> </w:t>
      </w:r>
      <w:r>
        <w:t>13,</w:t>
      </w:r>
      <w:r>
        <w:rPr>
          <w:spacing w:val="-12"/>
        </w:rPr>
        <w:t xml:space="preserve"> </w:t>
      </w:r>
      <w:r>
        <w:t>the</w:t>
      </w:r>
      <w:r>
        <w:rPr>
          <w:spacing w:val="-12"/>
        </w:rPr>
        <w:t xml:space="preserve"> </w:t>
      </w:r>
      <w:r>
        <w:t>term KPMG shall include its subsidiaries and associated and affiliated entities and their respective current and former partners, directors, officers, employees, agents and representatives.</w:t>
      </w:r>
    </w:p>
    <w:p w14:paraId="588E5F9F" w14:textId="77777777" w:rsidR="00FF51EC" w:rsidRDefault="0004013B" w:rsidP="00C92B08">
      <w:pPr>
        <w:pStyle w:val="ListParagraph"/>
        <w:numPr>
          <w:ilvl w:val="2"/>
          <w:numId w:val="13"/>
        </w:numPr>
        <w:tabs>
          <w:tab w:val="left" w:pos="2006"/>
        </w:tabs>
        <w:spacing w:before="58"/>
        <w:ind w:left="2005" w:hanging="360"/>
        <w:jc w:val="both"/>
        <w:rPr>
          <w:b/>
          <w:sz w:val="16"/>
        </w:rPr>
      </w:pPr>
      <w:r>
        <w:rPr>
          <w:b/>
          <w:sz w:val="16"/>
        </w:rPr>
        <w:t>T</w:t>
      </w:r>
      <w:r>
        <w:rPr>
          <w:b/>
          <w:sz w:val="13"/>
        </w:rPr>
        <w:t>ERMINATION</w:t>
      </w:r>
      <w:r>
        <w:rPr>
          <w:b/>
          <w:sz w:val="16"/>
        </w:rPr>
        <w:t>.</w:t>
      </w:r>
    </w:p>
    <w:p w14:paraId="68F73FE2" w14:textId="77777777" w:rsidR="00FF51EC" w:rsidRDefault="0004013B">
      <w:pPr>
        <w:pStyle w:val="BodyText"/>
        <w:spacing w:before="62"/>
        <w:ind w:left="1645" w:hanging="2"/>
        <w:jc w:val="both"/>
      </w:pPr>
      <w:r>
        <w:t>Unless</w:t>
      </w:r>
      <w:r>
        <w:rPr>
          <w:spacing w:val="-7"/>
        </w:rPr>
        <w:t xml:space="preserve"> </w:t>
      </w:r>
      <w:r>
        <w:t>terminated</w:t>
      </w:r>
      <w:r>
        <w:rPr>
          <w:spacing w:val="-7"/>
        </w:rPr>
        <w:t xml:space="preserve"> </w:t>
      </w:r>
      <w:r>
        <w:t>sooner</w:t>
      </w:r>
      <w:r>
        <w:rPr>
          <w:spacing w:val="-2"/>
        </w:rPr>
        <w:t xml:space="preserve"> </w:t>
      </w:r>
      <w:r>
        <w:t>in</w:t>
      </w:r>
      <w:r>
        <w:rPr>
          <w:spacing w:val="-7"/>
        </w:rPr>
        <w:t xml:space="preserve"> </w:t>
      </w:r>
      <w:r>
        <w:t>accordance</w:t>
      </w:r>
      <w:r>
        <w:rPr>
          <w:spacing w:val="-2"/>
        </w:rPr>
        <w:t xml:space="preserve"> </w:t>
      </w:r>
      <w:r>
        <w:t>with</w:t>
      </w:r>
      <w:r>
        <w:rPr>
          <w:spacing w:val="-5"/>
        </w:rPr>
        <w:t xml:space="preserve"> </w:t>
      </w:r>
      <w:r>
        <w:t>its</w:t>
      </w:r>
      <w:r>
        <w:rPr>
          <w:spacing w:val="-3"/>
        </w:rPr>
        <w:t xml:space="preserve"> </w:t>
      </w:r>
      <w:r>
        <w:t>terms,</w:t>
      </w:r>
      <w:r>
        <w:rPr>
          <w:spacing w:val="-3"/>
        </w:rPr>
        <w:t xml:space="preserve"> </w:t>
      </w:r>
      <w:r>
        <w:t>the engagement shall terminate on the completion of KPMG’s services hereunder, which completion shall be evidenced by the delivery by KPMG to Client of the final invoice in respect</w:t>
      </w:r>
      <w:r>
        <w:rPr>
          <w:spacing w:val="-11"/>
        </w:rPr>
        <w:t xml:space="preserve"> </w:t>
      </w:r>
      <w:r>
        <w:t>of</w:t>
      </w:r>
      <w:r>
        <w:rPr>
          <w:spacing w:val="-11"/>
        </w:rPr>
        <w:t xml:space="preserve"> </w:t>
      </w:r>
      <w:r>
        <w:t>the</w:t>
      </w:r>
      <w:r>
        <w:rPr>
          <w:spacing w:val="-12"/>
        </w:rPr>
        <w:t xml:space="preserve"> </w:t>
      </w:r>
      <w:r>
        <w:t>services</w:t>
      </w:r>
      <w:r>
        <w:rPr>
          <w:spacing w:val="-10"/>
        </w:rPr>
        <w:t xml:space="preserve"> </w:t>
      </w:r>
      <w:r>
        <w:t>performed</w:t>
      </w:r>
      <w:r>
        <w:rPr>
          <w:spacing w:val="-10"/>
        </w:rPr>
        <w:t xml:space="preserve"> </w:t>
      </w:r>
      <w:r>
        <w:t>hereunder.</w:t>
      </w:r>
      <w:r>
        <w:rPr>
          <w:spacing w:val="-7"/>
        </w:rPr>
        <w:t xml:space="preserve"> </w:t>
      </w:r>
      <w:r>
        <w:t>Should</w:t>
      </w:r>
      <w:r>
        <w:rPr>
          <w:spacing w:val="-11"/>
        </w:rPr>
        <w:t xml:space="preserve"> </w:t>
      </w:r>
      <w:r>
        <w:t>Client not</w:t>
      </w:r>
      <w:r>
        <w:rPr>
          <w:spacing w:val="-7"/>
        </w:rPr>
        <w:t xml:space="preserve"> </w:t>
      </w:r>
      <w:r>
        <w:t>fulfill</w:t>
      </w:r>
      <w:r>
        <w:rPr>
          <w:spacing w:val="-7"/>
        </w:rPr>
        <w:t xml:space="preserve"> </w:t>
      </w:r>
      <w:r>
        <w:t>its</w:t>
      </w:r>
      <w:r>
        <w:rPr>
          <w:spacing w:val="-6"/>
        </w:rPr>
        <w:t xml:space="preserve"> </w:t>
      </w:r>
      <w:r>
        <w:t>obligations</w:t>
      </w:r>
      <w:r>
        <w:rPr>
          <w:spacing w:val="-8"/>
        </w:rPr>
        <w:t xml:space="preserve"> </w:t>
      </w:r>
      <w:r>
        <w:t>set</w:t>
      </w:r>
      <w:r>
        <w:rPr>
          <w:spacing w:val="-6"/>
        </w:rPr>
        <w:t xml:space="preserve"> </w:t>
      </w:r>
      <w:r>
        <w:t>out</w:t>
      </w:r>
      <w:r>
        <w:rPr>
          <w:spacing w:val="-6"/>
        </w:rPr>
        <w:t xml:space="preserve"> </w:t>
      </w:r>
      <w:r>
        <w:t>herein</w:t>
      </w:r>
      <w:r>
        <w:rPr>
          <w:spacing w:val="-8"/>
        </w:rPr>
        <w:t xml:space="preserve"> </w:t>
      </w:r>
      <w:r>
        <w:t>or</w:t>
      </w:r>
      <w:r>
        <w:rPr>
          <w:spacing w:val="-8"/>
        </w:rPr>
        <w:t xml:space="preserve"> </w:t>
      </w:r>
      <w:r>
        <w:t>in</w:t>
      </w:r>
      <w:r>
        <w:rPr>
          <w:spacing w:val="-8"/>
        </w:rPr>
        <w:t xml:space="preserve"> </w:t>
      </w:r>
      <w:r>
        <w:t>the</w:t>
      </w:r>
      <w:r>
        <w:rPr>
          <w:spacing w:val="-7"/>
        </w:rPr>
        <w:t xml:space="preserve"> </w:t>
      </w:r>
      <w:r>
        <w:t>Engagement Letter</w:t>
      </w:r>
      <w:r>
        <w:rPr>
          <w:spacing w:val="-8"/>
        </w:rPr>
        <w:t xml:space="preserve"> </w:t>
      </w:r>
      <w:r>
        <w:t>and</w:t>
      </w:r>
      <w:r>
        <w:rPr>
          <w:spacing w:val="-6"/>
        </w:rPr>
        <w:t xml:space="preserve"> </w:t>
      </w:r>
      <w:r>
        <w:t>in</w:t>
      </w:r>
      <w:r>
        <w:rPr>
          <w:spacing w:val="-7"/>
        </w:rPr>
        <w:t xml:space="preserve"> </w:t>
      </w:r>
      <w:r>
        <w:t>the</w:t>
      </w:r>
      <w:r>
        <w:rPr>
          <w:spacing w:val="-4"/>
        </w:rPr>
        <w:t xml:space="preserve"> </w:t>
      </w:r>
      <w:r>
        <w:t>absence</w:t>
      </w:r>
      <w:r>
        <w:rPr>
          <w:spacing w:val="-7"/>
        </w:rPr>
        <w:t xml:space="preserve"> </w:t>
      </w:r>
      <w:r>
        <w:t>of</w:t>
      </w:r>
      <w:r>
        <w:rPr>
          <w:spacing w:val="-6"/>
        </w:rPr>
        <w:t xml:space="preserve"> </w:t>
      </w:r>
      <w:r>
        <w:t>rectification</w:t>
      </w:r>
      <w:r>
        <w:rPr>
          <w:spacing w:val="-7"/>
        </w:rPr>
        <w:t xml:space="preserve"> </w:t>
      </w:r>
      <w:r>
        <w:t>by</w:t>
      </w:r>
      <w:r>
        <w:rPr>
          <w:spacing w:val="-3"/>
        </w:rPr>
        <w:t xml:space="preserve"> </w:t>
      </w:r>
      <w:r>
        <w:t>Client</w:t>
      </w:r>
      <w:r>
        <w:rPr>
          <w:spacing w:val="-7"/>
        </w:rPr>
        <w:t xml:space="preserve"> </w:t>
      </w:r>
      <w:r>
        <w:t>within</w:t>
      </w:r>
      <w:r>
        <w:rPr>
          <w:spacing w:val="-5"/>
        </w:rPr>
        <w:t xml:space="preserve"> </w:t>
      </w:r>
      <w:r>
        <w:t>10 days, KPMG may, upon written notice, terminate its performance and will not be responsible for any loss, cost or expense resulting therefrom. If at any time during the engagement it is determined by KPMG, in its sole discretion, that there may be an actual or potential breach by</w:t>
      </w:r>
      <w:r>
        <w:rPr>
          <w:spacing w:val="-9"/>
        </w:rPr>
        <w:t xml:space="preserve"> </w:t>
      </w:r>
      <w:r>
        <w:t>KPMG</w:t>
      </w:r>
      <w:r>
        <w:rPr>
          <w:spacing w:val="-10"/>
        </w:rPr>
        <w:t xml:space="preserve"> </w:t>
      </w:r>
      <w:r>
        <w:t>of</w:t>
      </w:r>
      <w:r>
        <w:rPr>
          <w:spacing w:val="-10"/>
        </w:rPr>
        <w:t xml:space="preserve"> </w:t>
      </w:r>
      <w:r>
        <w:t>applicable</w:t>
      </w:r>
      <w:r>
        <w:rPr>
          <w:spacing w:val="-10"/>
        </w:rPr>
        <w:t xml:space="preserve"> </w:t>
      </w:r>
      <w:r>
        <w:t>professional</w:t>
      </w:r>
      <w:r>
        <w:rPr>
          <w:spacing w:val="-9"/>
        </w:rPr>
        <w:t xml:space="preserve"> </w:t>
      </w:r>
      <w:r>
        <w:t>standards,</w:t>
      </w:r>
      <w:r>
        <w:rPr>
          <w:spacing w:val="-9"/>
        </w:rPr>
        <w:t xml:space="preserve"> </w:t>
      </w:r>
      <w:r>
        <w:t>KPMG</w:t>
      </w:r>
      <w:r>
        <w:rPr>
          <w:spacing w:val="-14"/>
        </w:rPr>
        <w:t xml:space="preserve"> </w:t>
      </w:r>
      <w:r>
        <w:t>may terminate</w:t>
      </w:r>
      <w:r>
        <w:rPr>
          <w:spacing w:val="-8"/>
        </w:rPr>
        <w:t xml:space="preserve"> </w:t>
      </w:r>
      <w:r>
        <w:t>the</w:t>
      </w:r>
      <w:r>
        <w:rPr>
          <w:spacing w:val="-6"/>
        </w:rPr>
        <w:t xml:space="preserve"> </w:t>
      </w:r>
      <w:r>
        <w:t>engagement,</w:t>
      </w:r>
      <w:r>
        <w:rPr>
          <w:spacing w:val="-2"/>
        </w:rPr>
        <w:t xml:space="preserve"> </w:t>
      </w:r>
      <w:r>
        <w:t>without</w:t>
      </w:r>
      <w:r>
        <w:rPr>
          <w:spacing w:val="-7"/>
        </w:rPr>
        <w:t xml:space="preserve"> </w:t>
      </w:r>
      <w:r>
        <w:t>liability,</w:t>
      </w:r>
      <w:r>
        <w:rPr>
          <w:spacing w:val="-5"/>
        </w:rPr>
        <w:t xml:space="preserve"> </w:t>
      </w:r>
      <w:r>
        <w:t>immediately</w:t>
      </w:r>
      <w:r>
        <w:rPr>
          <w:spacing w:val="-7"/>
        </w:rPr>
        <w:t xml:space="preserve"> </w:t>
      </w:r>
      <w:r>
        <w:t>on notice to Client. The engagement may be terminated by either</w:t>
      </w:r>
      <w:r>
        <w:rPr>
          <w:spacing w:val="-6"/>
        </w:rPr>
        <w:t xml:space="preserve"> </w:t>
      </w:r>
      <w:r>
        <w:t>party</w:t>
      </w:r>
      <w:r>
        <w:rPr>
          <w:spacing w:val="-7"/>
        </w:rPr>
        <w:t xml:space="preserve"> </w:t>
      </w:r>
      <w:r>
        <w:t>at</w:t>
      </w:r>
      <w:r>
        <w:rPr>
          <w:spacing w:val="-6"/>
        </w:rPr>
        <w:t xml:space="preserve"> </w:t>
      </w:r>
      <w:r>
        <w:t>any</w:t>
      </w:r>
      <w:r>
        <w:rPr>
          <w:spacing w:val="-7"/>
        </w:rPr>
        <w:t xml:space="preserve"> </w:t>
      </w:r>
      <w:r>
        <w:t>time</w:t>
      </w:r>
      <w:r>
        <w:rPr>
          <w:spacing w:val="-6"/>
        </w:rPr>
        <w:t xml:space="preserve"> </w:t>
      </w:r>
      <w:r>
        <w:t>by</w:t>
      </w:r>
      <w:r>
        <w:rPr>
          <w:spacing w:val="-7"/>
        </w:rPr>
        <w:t xml:space="preserve"> </w:t>
      </w:r>
      <w:r>
        <w:t>giving</w:t>
      </w:r>
      <w:r>
        <w:rPr>
          <w:spacing w:val="-6"/>
        </w:rPr>
        <w:t xml:space="preserve"> </w:t>
      </w:r>
      <w:r>
        <w:t>written</w:t>
      </w:r>
      <w:r>
        <w:rPr>
          <w:spacing w:val="-5"/>
        </w:rPr>
        <w:t xml:space="preserve"> </w:t>
      </w:r>
      <w:r>
        <w:t>notice</w:t>
      </w:r>
      <w:r>
        <w:rPr>
          <w:spacing w:val="-10"/>
        </w:rPr>
        <w:t xml:space="preserve"> </w:t>
      </w:r>
      <w:r>
        <w:t>to</w:t>
      </w:r>
      <w:r>
        <w:rPr>
          <w:spacing w:val="-6"/>
        </w:rPr>
        <w:t xml:space="preserve"> </w:t>
      </w:r>
      <w:r>
        <w:t>the</w:t>
      </w:r>
      <w:r>
        <w:rPr>
          <w:spacing w:val="-6"/>
        </w:rPr>
        <w:t xml:space="preserve"> </w:t>
      </w:r>
      <w:proofErr w:type="gramStart"/>
      <w:r>
        <w:t>other</w:t>
      </w:r>
      <w:proofErr w:type="gramEnd"/>
    </w:p>
    <w:p w14:paraId="705ABB3B" w14:textId="77777777" w:rsidR="00FF51EC" w:rsidRDefault="0004013B">
      <w:pPr>
        <w:pStyle w:val="BodyText"/>
        <w:spacing w:before="9"/>
        <w:rPr>
          <w:sz w:val="20"/>
        </w:rPr>
      </w:pPr>
      <w:r>
        <w:br w:type="column"/>
      </w:r>
    </w:p>
    <w:p w14:paraId="63CDC97B" w14:textId="77777777" w:rsidR="00FF51EC" w:rsidRDefault="0004013B">
      <w:pPr>
        <w:pStyle w:val="BodyText"/>
        <w:spacing w:before="1"/>
        <w:ind w:left="157" w:right="249"/>
        <w:jc w:val="both"/>
      </w:pPr>
      <w:r>
        <w:t>party not less than 30 calendar days before the effective date of termination. Upon early termination of the engagement,</w:t>
      </w:r>
      <w:r>
        <w:rPr>
          <w:spacing w:val="-6"/>
        </w:rPr>
        <w:t xml:space="preserve"> </w:t>
      </w:r>
      <w:r>
        <w:t>Client</w:t>
      </w:r>
      <w:r>
        <w:rPr>
          <w:spacing w:val="-7"/>
        </w:rPr>
        <w:t xml:space="preserve"> </w:t>
      </w:r>
      <w:r>
        <w:t>shall</w:t>
      </w:r>
      <w:r>
        <w:rPr>
          <w:spacing w:val="-6"/>
        </w:rPr>
        <w:t xml:space="preserve"> </w:t>
      </w:r>
      <w:r>
        <w:t>be</w:t>
      </w:r>
      <w:r>
        <w:rPr>
          <w:spacing w:val="-6"/>
        </w:rPr>
        <w:t xml:space="preserve"> </w:t>
      </w:r>
      <w:r>
        <w:t>responsible</w:t>
      </w:r>
      <w:r>
        <w:rPr>
          <w:spacing w:val="-11"/>
        </w:rPr>
        <w:t xml:space="preserve"> </w:t>
      </w:r>
      <w:r>
        <w:t>for</w:t>
      </w:r>
      <w:r>
        <w:rPr>
          <w:spacing w:val="-9"/>
        </w:rPr>
        <w:t xml:space="preserve"> </w:t>
      </w:r>
      <w:r>
        <w:t>the</w:t>
      </w:r>
      <w:r>
        <w:rPr>
          <w:spacing w:val="-6"/>
        </w:rPr>
        <w:t xml:space="preserve"> </w:t>
      </w:r>
      <w:r>
        <w:t>payment</w:t>
      </w:r>
      <w:r>
        <w:rPr>
          <w:spacing w:val="-7"/>
        </w:rPr>
        <w:t xml:space="preserve"> </w:t>
      </w:r>
      <w:r>
        <w:t>to KPMG for KPMG’s time and expenses incurred up to the termination</w:t>
      </w:r>
      <w:r>
        <w:rPr>
          <w:spacing w:val="-7"/>
        </w:rPr>
        <w:t xml:space="preserve"> </w:t>
      </w:r>
      <w:r>
        <w:t>date,</w:t>
      </w:r>
      <w:r>
        <w:rPr>
          <w:spacing w:val="-5"/>
        </w:rPr>
        <w:t xml:space="preserve"> </w:t>
      </w:r>
      <w:r>
        <w:t>as</w:t>
      </w:r>
      <w:r>
        <w:rPr>
          <w:spacing w:val="-5"/>
        </w:rPr>
        <w:t xml:space="preserve"> </w:t>
      </w:r>
      <w:r>
        <w:t>well</w:t>
      </w:r>
      <w:r>
        <w:rPr>
          <w:spacing w:val="-4"/>
        </w:rPr>
        <w:t xml:space="preserve"> </w:t>
      </w:r>
      <w:r>
        <w:t>as</w:t>
      </w:r>
      <w:r>
        <w:rPr>
          <w:spacing w:val="-3"/>
        </w:rPr>
        <w:t xml:space="preserve"> </w:t>
      </w:r>
      <w:r>
        <w:t>reasonable</w:t>
      </w:r>
      <w:r>
        <w:rPr>
          <w:spacing w:val="-5"/>
        </w:rPr>
        <w:t xml:space="preserve"> </w:t>
      </w:r>
      <w:r>
        <w:t>time</w:t>
      </w:r>
      <w:r>
        <w:rPr>
          <w:spacing w:val="-7"/>
        </w:rPr>
        <w:t xml:space="preserve"> </w:t>
      </w:r>
      <w:r>
        <w:t>and</w:t>
      </w:r>
      <w:r>
        <w:rPr>
          <w:spacing w:val="-5"/>
        </w:rPr>
        <w:t xml:space="preserve"> </w:t>
      </w:r>
      <w:r>
        <w:t>expenses to</w:t>
      </w:r>
      <w:r>
        <w:rPr>
          <w:spacing w:val="-4"/>
        </w:rPr>
        <w:t xml:space="preserve"> </w:t>
      </w:r>
      <w:r>
        <w:t>bring</w:t>
      </w:r>
      <w:r>
        <w:rPr>
          <w:spacing w:val="-5"/>
        </w:rPr>
        <w:t xml:space="preserve"> </w:t>
      </w:r>
      <w:r>
        <w:t>the engagement</w:t>
      </w:r>
      <w:r>
        <w:rPr>
          <w:spacing w:val="-1"/>
        </w:rPr>
        <w:t xml:space="preserve"> </w:t>
      </w:r>
      <w:r>
        <w:t>to</w:t>
      </w:r>
      <w:r>
        <w:rPr>
          <w:spacing w:val="-4"/>
        </w:rPr>
        <w:t xml:space="preserve"> </w:t>
      </w:r>
      <w:r>
        <w:t>a</w:t>
      </w:r>
      <w:r>
        <w:rPr>
          <w:spacing w:val="-4"/>
        </w:rPr>
        <w:t xml:space="preserve"> </w:t>
      </w:r>
      <w:r>
        <w:t>close</w:t>
      </w:r>
      <w:r>
        <w:rPr>
          <w:spacing w:val="-5"/>
        </w:rPr>
        <w:t xml:space="preserve"> </w:t>
      </w:r>
      <w:r>
        <w:t>in</w:t>
      </w:r>
      <w:r>
        <w:rPr>
          <w:spacing w:val="-3"/>
        </w:rPr>
        <w:t xml:space="preserve"> </w:t>
      </w:r>
      <w:r>
        <w:t>a</w:t>
      </w:r>
      <w:r>
        <w:rPr>
          <w:spacing w:val="-3"/>
        </w:rPr>
        <w:t xml:space="preserve"> </w:t>
      </w:r>
      <w:r>
        <w:t>prompt</w:t>
      </w:r>
      <w:r>
        <w:rPr>
          <w:spacing w:val="-3"/>
        </w:rPr>
        <w:t xml:space="preserve"> </w:t>
      </w:r>
      <w:r>
        <w:t>and</w:t>
      </w:r>
      <w:r>
        <w:rPr>
          <w:spacing w:val="-3"/>
        </w:rPr>
        <w:t xml:space="preserve"> </w:t>
      </w:r>
      <w:r>
        <w:t>orderly manner.</w:t>
      </w:r>
    </w:p>
    <w:p w14:paraId="68B7680C" w14:textId="77777777" w:rsidR="00FF51EC" w:rsidRDefault="0004013B" w:rsidP="00C92B08">
      <w:pPr>
        <w:pStyle w:val="ListParagraph"/>
        <w:numPr>
          <w:ilvl w:val="2"/>
          <w:numId w:val="13"/>
        </w:numPr>
        <w:tabs>
          <w:tab w:val="left" w:pos="518"/>
        </w:tabs>
        <w:spacing w:before="59"/>
        <w:ind w:left="517" w:hanging="360"/>
        <w:jc w:val="both"/>
        <w:rPr>
          <w:b/>
          <w:sz w:val="16"/>
        </w:rPr>
      </w:pPr>
      <w:r>
        <w:rPr>
          <w:b/>
          <w:sz w:val="16"/>
        </w:rPr>
        <w:t>E-M</w:t>
      </w:r>
      <w:r>
        <w:rPr>
          <w:b/>
          <w:sz w:val="13"/>
        </w:rPr>
        <w:t>AIL</w:t>
      </w:r>
      <w:r>
        <w:rPr>
          <w:b/>
          <w:spacing w:val="-16"/>
          <w:sz w:val="13"/>
        </w:rPr>
        <w:t xml:space="preserve"> </w:t>
      </w:r>
      <w:r>
        <w:rPr>
          <w:b/>
          <w:sz w:val="16"/>
        </w:rPr>
        <w:t>C</w:t>
      </w:r>
      <w:r>
        <w:rPr>
          <w:b/>
          <w:sz w:val="13"/>
        </w:rPr>
        <w:t>OMMUNICATION</w:t>
      </w:r>
      <w:r>
        <w:rPr>
          <w:b/>
          <w:sz w:val="16"/>
        </w:rPr>
        <w:t>.</w:t>
      </w:r>
    </w:p>
    <w:p w14:paraId="5F1F7192" w14:textId="77777777" w:rsidR="00FF51EC" w:rsidRDefault="0004013B">
      <w:pPr>
        <w:pStyle w:val="BodyText"/>
        <w:spacing w:before="61"/>
        <w:ind w:left="157" w:right="252"/>
        <w:jc w:val="both"/>
      </w:pPr>
      <w:r>
        <w:t>Client recognizes and accepts the risks associated with communicating by Internet e-mail, including (but without limitation) the lack of security, unreliability of delivery and possible loss of confidentiality and privilege. Unless Client requests in writing that KPMG does not communicate by Internet e-mail, Client assumes all responsibility or liability in respect of the risk associated with its use.</w:t>
      </w:r>
    </w:p>
    <w:p w14:paraId="5454C661" w14:textId="77777777" w:rsidR="00FF51EC" w:rsidRDefault="0004013B" w:rsidP="00C92B08">
      <w:pPr>
        <w:pStyle w:val="ListParagraph"/>
        <w:numPr>
          <w:ilvl w:val="2"/>
          <w:numId w:val="13"/>
        </w:numPr>
        <w:tabs>
          <w:tab w:val="left" w:pos="518"/>
        </w:tabs>
        <w:spacing w:before="59"/>
        <w:ind w:left="517" w:hanging="360"/>
        <w:jc w:val="both"/>
        <w:rPr>
          <w:b/>
          <w:sz w:val="16"/>
        </w:rPr>
      </w:pPr>
      <w:r>
        <w:rPr>
          <w:b/>
          <w:sz w:val="16"/>
        </w:rPr>
        <w:t>P</w:t>
      </w:r>
      <w:r>
        <w:rPr>
          <w:b/>
          <w:sz w:val="13"/>
        </w:rPr>
        <w:t xml:space="preserve">OTENTIAL </w:t>
      </w:r>
      <w:r>
        <w:rPr>
          <w:b/>
          <w:sz w:val="16"/>
        </w:rPr>
        <w:t>C</w:t>
      </w:r>
      <w:r>
        <w:rPr>
          <w:b/>
          <w:sz w:val="13"/>
        </w:rPr>
        <w:t>ONFLICTS</w:t>
      </w:r>
      <w:r>
        <w:rPr>
          <w:b/>
          <w:spacing w:val="-5"/>
          <w:sz w:val="13"/>
        </w:rPr>
        <w:t xml:space="preserve"> </w:t>
      </w:r>
      <w:r>
        <w:rPr>
          <w:b/>
          <w:sz w:val="13"/>
        </w:rPr>
        <w:t>OF</w:t>
      </w:r>
      <w:r>
        <w:rPr>
          <w:b/>
          <w:sz w:val="16"/>
        </w:rPr>
        <w:t>I</w:t>
      </w:r>
      <w:r>
        <w:rPr>
          <w:b/>
          <w:sz w:val="13"/>
        </w:rPr>
        <w:t>NTEREST</w:t>
      </w:r>
      <w:r>
        <w:rPr>
          <w:b/>
          <w:sz w:val="16"/>
        </w:rPr>
        <w:t>.</w:t>
      </w:r>
    </w:p>
    <w:p w14:paraId="534B56FF" w14:textId="77777777" w:rsidR="00FF51EC" w:rsidRDefault="0004013B" w:rsidP="00C92B08">
      <w:pPr>
        <w:pStyle w:val="ListParagraph"/>
        <w:numPr>
          <w:ilvl w:val="0"/>
          <w:numId w:val="4"/>
        </w:numPr>
        <w:tabs>
          <w:tab w:val="left" w:pos="518"/>
        </w:tabs>
        <w:spacing w:before="58"/>
        <w:ind w:right="250" w:firstLine="44"/>
        <w:jc w:val="both"/>
        <w:rPr>
          <w:sz w:val="16"/>
        </w:rPr>
      </w:pPr>
      <w:r>
        <w:rPr>
          <w:sz w:val="16"/>
        </w:rPr>
        <w:t>For purposes of this Section 16, “KPMG” means KPMG LLP and KPMG subsidiaries, affiliates and related parties providing services hereunder, if applicable. KPMG is engaged by a wide variety of entities and individuals, some of whom may be creditors, investors, borrowers, shareholders, competitors, suppliers or customers of Client, or other parties with conflicting legal and business interests</w:t>
      </w:r>
      <w:r>
        <w:rPr>
          <w:spacing w:val="-9"/>
          <w:sz w:val="16"/>
        </w:rPr>
        <w:t xml:space="preserve"> </w:t>
      </w:r>
      <w:r>
        <w:rPr>
          <w:sz w:val="16"/>
        </w:rPr>
        <w:t>to</w:t>
      </w:r>
      <w:r>
        <w:rPr>
          <w:spacing w:val="-11"/>
          <w:sz w:val="16"/>
        </w:rPr>
        <w:t xml:space="preserve"> </w:t>
      </w:r>
      <w:r>
        <w:rPr>
          <w:sz w:val="16"/>
        </w:rPr>
        <w:t>Client,</w:t>
      </w:r>
      <w:r>
        <w:rPr>
          <w:spacing w:val="-9"/>
          <w:sz w:val="16"/>
        </w:rPr>
        <w:t xml:space="preserve"> </w:t>
      </w:r>
      <w:r>
        <w:rPr>
          <w:sz w:val="16"/>
        </w:rPr>
        <w:t>including,</w:t>
      </w:r>
      <w:r>
        <w:rPr>
          <w:spacing w:val="-8"/>
          <w:sz w:val="16"/>
        </w:rPr>
        <w:t xml:space="preserve"> </w:t>
      </w:r>
      <w:r>
        <w:rPr>
          <w:sz w:val="16"/>
        </w:rPr>
        <w:t>without</w:t>
      </w:r>
      <w:r>
        <w:rPr>
          <w:spacing w:val="-8"/>
          <w:sz w:val="16"/>
        </w:rPr>
        <w:t xml:space="preserve"> </w:t>
      </w:r>
      <w:r>
        <w:rPr>
          <w:sz w:val="16"/>
        </w:rPr>
        <w:t>limitation,</w:t>
      </w:r>
      <w:r>
        <w:rPr>
          <w:spacing w:val="-8"/>
          <w:sz w:val="16"/>
        </w:rPr>
        <w:t xml:space="preserve"> </w:t>
      </w:r>
      <w:r>
        <w:rPr>
          <w:sz w:val="16"/>
        </w:rPr>
        <w:t>in</w:t>
      </w:r>
      <w:r>
        <w:rPr>
          <w:spacing w:val="-7"/>
          <w:sz w:val="16"/>
        </w:rPr>
        <w:t xml:space="preserve"> </w:t>
      </w:r>
      <w:r>
        <w:rPr>
          <w:sz w:val="16"/>
        </w:rPr>
        <w:t>relation</w:t>
      </w:r>
      <w:r>
        <w:rPr>
          <w:spacing w:val="-11"/>
          <w:sz w:val="16"/>
        </w:rPr>
        <w:t xml:space="preserve"> </w:t>
      </w:r>
      <w:r>
        <w:rPr>
          <w:sz w:val="16"/>
        </w:rPr>
        <w:t>to the audit, tax or advisory services provided to Client by KPMG. KPMG’s engagements with such companies and individuals may result in a conflict with</w:t>
      </w:r>
      <w:r>
        <w:rPr>
          <w:spacing w:val="-7"/>
          <w:sz w:val="16"/>
        </w:rPr>
        <w:t xml:space="preserve"> </w:t>
      </w:r>
      <w:proofErr w:type="spellStart"/>
      <w:r>
        <w:rPr>
          <w:sz w:val="16"/>
        </w:rPr>
        <w:t>Client’sinterests</w:t>
      </w:r>
      <w:proofErr w:type="spellEnd"/>
      <w:r>
        <w:rPr>
          <w:sz w:val="16"/>
        </w:rPr>
        <w:t>.</w:t>
      </w:r>
    </w:p>
    <w:p w14:paraId="0C5553B9" w14:textId="77777777" w:rsidR="00FF51EC" w:rsidRDefault="0004013B" w:rsidP="00C92B08">
      <w:pPr>
        <w:pStyle w:val="ListParagraph"/>
        <w:numPr>
          <w:ilvl w:val="0"/>
          <w:numId w:val="4"/>
        </w:numPr>
        <w:tabs>
          <w:tab w:val="left" w:pos="518"/>
        </w:tabs>
        <w:ind w:right="248" w:firstLine="0"/>
        <w:jc w:val="both"/>
        <w:rPr>
          <w:sz w:val="16"/>
        </w:rPr>
      </w:pPr>
      <w:r>
        <w:rPr>
          <w:sz w:val="16"/>
        </w:rPr>
        <w:t>As a condition of KPMG’s engagement by Client, Client agrees that: (i) without further notice or disclosure, KPMG may accept or continue engagements on unrelated matters to KPMG’s engagement for Client in which KPMG may act contrary to Client’s interests even if those unrelated matters are materially and directly adverse to Client; and (ii) without further notice or disclosure, KPMG may</w:t>
      </w:r>
      <w:r>
        <w:rPr>
          <w:spacing w:val="-13"/>
          <w:sz w:val="16"/>
        </w:rPr>
        <w:t xml:space="preserve"> </w:t>
      </w:r>
      <w:r>
        <w:rPr>
          <w:sz w:val="16"/>
        </w:rPr>
        <w:t>provide</w:t>
      </w:r>
      <w:r>
        <w:rPr>
          <w:spacing w:val="-11"/>
          <w:sz w:val="16"/>
        </w:rPr>
        <w:t xml:space="preserve"> </w:t>
      </w:r>
      <w:r>
        <w:rPr>
          <w:sz w:val="16"/>
        </w:rPr>
        <w:t>advice</w:t>
      </w:r>
      <w:r>
        <w:rPr>
          <w:spacing w:val="-11"/>
          <w:sz w:val="16"/>
        </w:rPr>
        <w:t xml:space="preserve"> </w:t>
      </w:r>
      <w:r>
        <w:rPr>
          <w:sz w:val="16"/>
        </w:rPr>
        <w:t>or</w:t>
      </w:r>
      <w:r>
        <w:rPr>
          <w:spacing w:val="-14"/>
          <w:sz w:val="16"/>
        </w:rPr>
        <w:t xml:space="preserve"> </w:t>
      </w:r>
      <w:r>
        <w:rPr>
          <w:sz w:val="16"/>
        </w:rPr>
        <w:t>services</w:t>
      </w:r>
      <w:r>
        <w:rPr>
          <w:spacing w:val="-8"/>
          <w:sz w:val="16"/>
        </w:rPr>
        <w:t xml:space="preserve"> </w:t>
      </w:r>
      <w:r>
        <w:rPr>
          <w:sz w:val="16"/>
        </w:rPr>
        <w:t>to</w:t>
      </w:r>
      <w:r>
        <w:rPr>
          <w:spacing w:val="-12"/>
          <w:sz w:val="16"/>
        </w:rPr>
        <w:t xml:space="preserve"> </w:t>
      </w:r>
      <w:r>
        <w:rPr>
          <w:sz w:val="16"/>
        </w:rPr>
        <w:t>any</w:t>
      </w:r>
      <w:r>
        <w:rPr>
          <w:spacing w:val="-12"/>
          <w:sz w:val="16"/>
        </w:rPr>
        <w:t xml:space="preserve"> </w:t>
      </w:r>
      <w:r>
        <w:rPr>
          <w:sz w:val="16"/>
        </w:rPr>
        <w:t>other</w:t>
      </w:r>
      <w:r>
        <w:rPr>
          <w:spacing w:val="-10"/>
          <w:sz w:val="16"/>
        </w:rPr>
        <w:t xml:space="preserve"> </w:t>
      </w:r>
      <w:r>
        <w:rPr>
          <w:sz w:val="16"/>
        </w:rPr>
        <w:t>person</w:t>
      </w:r>
      <w:r>
        <w:rPr>
          <w:spacing w:val="-11"/>
          <w:sz w:val="16"/>
        </w:rPr>
        <w:t xml:space="preserve"> </w:t>
      </w:r>
      <w:r>
        <w:rPr>
          <w:sz w:val="16"/>
        </w:rPr>
        <w:t>or</w:t>
      </w:r>
      <w:r>
        <w:rPr>
          <w:spacing w:val="-13"/>
          <w:sz w:val="16"/>
        </w:rPr>
        <w:t xml:space="preserve"> </w:t>
      </w:r>
      <w:r>
        <w:rPr>
          <w:sz w:val="16"/>
        </w:rPr>
        <w:t>entity making a competing bid or proposal to that of Client whether or not KPMG is providing advice or services to Client in respect of Client’s competing bid or</w:t>
      </w:r>
      <w:r>
        <w:rPr>
          <w:spacing w:val="-37"/>
          <w:sz w:val="16"/>
        </w:rPr>
        <w:t xml:space="preserve"> </w:t>
      </w:r>
      <w:r>
        <w:rPr>
          <w:sz w:val="16"/>
        </w:rPr>
        <w:t>proposal.</w:t>
      </w:r>
    </w:p>
    <w:p w14:paraId="4079A6F1" w14:textId="77777777" w:rsidR="00FF51EC" w:rsidRDefault="0004013B" w:rsidP="00C92B08">
      <w:pPr>
        <w:pStyle w:val="ListParagraph"/>
        <w:numPr>
          <w:ilvl w:val="0"/>
          <w:numId w:val="4"/>
        </w:numPr>
        <w:tabs>
          <w:tab w:val="left" w:pos="518"/>
        </w:tabs>
        <w:ind w:right="249" w:firstLine="0"/>
        <w:jc w:val="both"/>
        <w:rPr>
          <w:sz w:val="16"/>
        </w:rPr>
      </w:pPr>
      <w:r>
        <w:rPr>
          <w:sz w:val="16"/>
        </w:rPr>
        <w:t>In accordance with professional standards, and except</w:t>
      </w:r>
      <w:r>
        <w:rPr>
          <w:spacing w:val="-10"/>
          <w:sz w:val="16"/>
        </w:rPr>
        <w:t xml:space="preserve"> </w:t>
      </w:r>
      <w:r>
        <w:rPr>
          <w:sz w:val="16"/>
        </w:rPr>
        <w:t>as</w:t>
      </w:r>
      <w:r>
        <w:rPr>
          <w:spacing w:val="-11"/>
          <w:sz w:val="16"/>
        </w:rPr>
        <w:t xml:space="preserve"> </w:t>
      </w:r>
      <w:r>
        <w:rPr>
          <w:sz w:val="16"/>
        </w:rPr>
        <w:t>set</w:t>
      </w:r>
      <w:r>
        <w:rPr>
          <w:spacing w:val="-11"/>
          <w:sz w:val="16"/>
        </w:rPr>
        <w:t xml:space="preserve"> </w:t>
      </w:r>
      <w:r>
        <w:rPr>
          <w:sz w:val="16"/>
        </w:rPr>
        <w:t>out</w:t>
      </w:r>
      <w:r>
        <w:rPr>
          <w:spacing w:val="-10"/>
          <w:sz w:val="16"/>
        </w:rPr>
        <w:t xml:space="preserve"> </w:t>
      </w:r>
      <w:r>
        <w:rPr>
          <w:sz w:val="16"/>
        </w:rPr>
        <w:t>below,</w:t>
      </w:r>
      <w:r>
        <w:rPr>
          <w:spacing w:val="-9"/>
          <w:sz w:val="16"/>
        </w:rPr>
        <w:t xml:space="preserve"> </w:t>
      </w:r>
      <w:r>
        <w:rPr>
          <w:sz w:val="16"/>
        </w:rPr>
        <w:t>KPMG</w:t>
      </w:r>
      <w:r>
        <w:rPr>
          <w:spacing w:val="-12"/>
          <w:sz w:val="16"/>
        </w:rPr>
        <w:t xml:space="preserve"> </w:t>
      </w:r>
      <w:r>
        <w:rPr>
          <w:sz w:val="16"/>
        </w:rPr>
        <w:t>will</w:t>
      </w:r>
      <w:r>
        <w:rPr>
          <w:spacing w:val="-11"/>
          <w:sz w:val="16"/>
        </w:rPr>
        <w:t xml:space="preserve"> </w:t>
      </w:r>
      <w:r>
        <w:rPr>
          <w:sz w:val="16"/>
        </w:rPr>
        <w:t>not</w:t>
      </w:r>
      <w:r>
        <w:rPr>
          <w:spacing w:val="-11"/>
          <w:sz w:val="16"/>
        </w:rPr>
        <w:t xml:space="preserve"> </w:t>
      </w:r>
      <w:r>
        <w:rPr>
          <w:sz w:val="16"/>
        </w:rPr>
        <w:t>use</w:t>
      </w:r>
      <w:r>
        <w:rPr>
          <w:spacing w:val="-12"/>
          <w:sz w:val="16"/>
        </w:rPr>
        <w:t xml:space="preserve"> </w:t>
      </w:r>
      <w:r>
        <w:rPr>
          <w:sz w:val="16"/>
        </w:rPr>
        <w:t>any</w:t>
      </w:r>
      <w:r>
        <w:rPr>
          <w:spacing w:val="-9"/>
          <w:sz w:val="16"/>
        </w:rPr>
        <w:t xml:space="preserve"> </w:t>
      </w:r>
      <w:r>
        <w:rPr>
          <w:sz w:val="16"/>
        </w:rPr>
        <w:t xml:space="preserve">confidential information regarding Client in connection with its engagements with other </w:t>
      </w:r>
      <w:proofErr w:type="gramStart"/>
      <w:r>
        <w:rPr>
          <w:sz w:val="16"/>
        </w:rPr>
        <w:t>clients, and</w:t>
      </w:r>
      <w:proofErr w:type="gramEnd"/>
      <w:r>
        <w:rPr>
          <w:sz w:val="16"/>
        </w:rPr>
        <w:t xml:space="preserve"> will establish confidentiality and other safeguards to manage conflicts, which may include, in KPMG’s sole discretion, the use of separate engagement teams and data access controls. In no event shall KPMG be liable to Client or shall Client be entitled to a return of fees and disbursements incurred on behalf of Client or any other compensation whatsoever as a result of KPMG accepting or continuing a conflicting engagement.</w:t>
      </w:r>
    </w:p>
    <w:p w14:paraId="16063103" w14:textId="77777777" w:rsidR="00FF51EC" w:rsidRDefault="0004013B" w:rsidP="00C92B08">
      <w:pPr>
        <w:pStyle w:val="ListParagraph"/>
        <w:numPr>
          <w:ilvl w:val="0"/>
          <w:numId w:val="4"/>
        </w:numPr>
        <w:tabs>
          <w:tab w:val="left" w:pos="518"/>
        </w:tabs>
        <w:ind w:right="249" w:firstLine="0"/>
        <w:jc w:val="both"/>
        <w:rPr>
          <w:sz w:val="16"/>
        </w:rPr>
      </w:pPr>
      <w:r>
        <w:rPr>
          <w:sz w:val="16"/>
        </w:rPr>
        <w:t>Client further agrees that KPMG may, in its sole discretion, disclose the fact or general nature of its engagement for Client to (i) KPMG International and other KPMG</w:t>
      </w:r>
      <w:r>
        <w:rPr>
          <w:spacing w:val="-14"/>
          <w:sz w:val="16"/>
        </w:rPr>
        <w:t xml:space="preserve"> </w:t>
      </w:r>
      <w:r>
        <w:rPr>
          <w:sz w:val="16"/>
        </w:rPr>
        <w:t>International</w:t>
      </w:r>
      <w:r>
        <w:rPr>
          <w:spacing w:val="-11"/>
          <w:sz w:val="16"/>
        </w:rPr>
        <w:t xml:space="preserve"> </w:t>
      </w:r>
      <w:r>
        <w:rPr>
          <w:sz w:val="16"/>
        </w:rPr>
        <w:t>member</w:t>
      </w:r>
      <w:r>
        <w:rPr>
          <w:spacing w:val="-11"/>
          <w:sz w:val="16"/>
        </w:rPr>
        <w:t xml:space="preserve"> </w:t>
      </w:r>
      <w:r>
        <w:rPr>
          <w:sz w:val="16"/>
        </w:rPr>
        <w:t>firms</w:t>
      </w:r>
      <w:r>
        <w:rPr>
          <w:spacing w:val="-11"/>
          <w:sz w:val="16"/>
        </w:rPr>
        <w:t xml:space="preserve"> </w:t>
      </w:r>
      <w:r>
        <w:rPr>
          <w:sz w:val="16"/>
        </w:rPr>
        <w:t>in</w:t>
      </w:r>
      <w:r>
        <w:rPr>
          <w:spacing w:val="-10"/>
          <w:sz w:val="16"/>
        </w:rPr>
        <w:t xml:space="preserve"> </w:t>
      </w:r>
      <w:r>
        <w:rPr>
          <w:sz w:val="16"/>
        </w:rPr>
        <w:t>order</w:t>
      </w:r>
      <w:r>
        <w:rPr>
          <w:spacing w:val="-9"/>
          <w:sz w:val="16"/>
        </w:rPr>
        <w:t xml:space="preserve"> </w:t>
      </w:r>
      <w:r>
        <w:rPr>
          <w:sz w:val="16"/>
        </w:rPr>
        <w:t>to</w:t>
      </w:r>
      <w:r>
        <w:rPr>
          <w:spacing w:val="-12"/>
          <w:sz w:val="16"/>
        </w:rPr>
        <w:t xml:space="preserve"> </w:t>
      </w:r>
      <w:r>
        <w:rPr>
          <w:sz w:val="16"/>
        </w:rPr>
        <w:t>check</w:t>
      </w:r>
      <w:r>
        <w:rPr>
          <w:spacing w:val="-8"/>
          <w:sz w:val="16"/>
        </w:rPr>
        <w:t xml:space="preserve"> </w:t>
      </w:r>
      <w:r>
        <w:rPr>
          <w:sz w:val="16"/>
        </w:rPr>
        <w:t>against potential conflicts of interest, and (ii) to the extent reasonably required in order to obtain the consent of another entity or individual in order to permit KPMG to act for</w:t>
      </w:r>
      <w:r>
        <w:rPr>
          <w:spacing w:val="-5"/>
          <w:sz w:val="16"/>
        </w:rPr>
        <w:t xml:space="preserve"> </w:t>
      </w:r>
      <w:r>
        <w:rPr>
          <w:sz w:val="16"/>
        </w:rPr>
        <w:t>such</w:t>
      </w:r>
      <w:r>
        <w:rPr>
          <w:spacing w:val="-5"/>
          <w:sz w:val="16"/>
        </w:rPr>
        <w:t xml:space="preserve"> </w:t>
      </w:r>
      <w:r>
        <w:rPr>
          <w:sz w:val="16"/>
        </w:rPr>
        <w:t>entity</w:t>
      </w:r>
      <w:r>
        <w:rPr>
          <w:spacing w:val="-3"/>
          <w:sz w:val="16"/>
        </w:rPr>
        <w:t xml:space="preserve"> </w:t>
      </w:r>
      <w:r>
        <w:rPr>
          <w:sz w:val="16"/>
        </w:rPr>
        <w:t>or</w:t>
      </w:r>
      <w:r>
        <w:rPr>
          <w:spacing w:val="-3"/>
          <w:sz w:val="16"/>
        </w:rPr>
        <w:t xml:space="preserve"> </w:t>
      </w:r>
      <w:r>
        <w:rPr>
          <w:sz w:val="16"/>
        </w:rPr>
        <w:t>individual,</w:t>
      </w:r>
      <w:r>
        <w:rPr>
          <w:spacing w:val="-1"/>
          <w:sz w:val="16"/>
        </w:rPr>
        <w:t xml:space="preserve"> </w:t>
      </w:r>
      <w:r>
        <w:rPr>
          <w:sz w:val="16"/>
        </w:rPr>
        <w:t>or</w:t>
      </w:r>
      <w:r>
        <w:rPr>
          <w:spacing w:val="-9"/>
          <w:sz w:val="16"/>
        </w:rPr>
        <w:t xml:space="preserve"> </w:t>
      </w:r>
      <w:r>
        <w:rPr>
          <w:sz w:val="16"/>
        </w:rPr>
        <w:t>for</w:t>
      </w:r>
      <w:r>
        <w:rPr>
          <w:spacing w:val="-7"/>
          <w:sz w:val="16"/>
        </w:rPr>
        <w:t xml:space="preserve"> </w:t>
      </w:r>
      <w:r>
        <w:rPr>
          <w:sz w:val="16"/>
        </w:rPr>
        <w:t>Client,</w:t>
      </w:r>
      <w:r>
        <w:rPr>
          <w:spacing w:val="-6"/>
          <w:sz w:val="16"/>
        </w:rPr>
        <w:t xml:space="preserve"> </w:t>
      </w:r>
      <w:r>
        <w:rPr>
          <w:sz w:val="16"/>
        </w:rPr>
        <w:t>in</w:t>
      </w:r>
      <w:r>
        <w:rPr>
          <w:spacing w:val="-6"/>
          <w:sz w:val="16"/>
        </w:rPr>
        <w:t xml:space="preserve"> </w:t>
      </w:r>
      <w:r>
        <w:rPr>
          <w:sz w:val="16"/>
        </w:rPr>
        <w:t>connection</w:t>
      </w:r>
      <w:r>
        <w:rPr>
          <w:spacing w:val="-5"/>
          <w:sz w:val="16"/>
        </w:rPr>
        <w:t xml:space="preserve"> </w:t>
      </w:r>
      <w:r>
        <w:rPr>
          <w:sz w:val="16"/>
        </w:rPr>
        <w:t>with the engagement or any future</w:t>
      </w:r>
      <w:r>
        <w:rPr>
          <w:spacing w:val="-17"/>
          <w:sz w:val="16"/>
        </w:rPr>
        <w:t xml:space="preserve"> </w:t>
      </w:r>
      <w:r>
        <w:rPr>
          <w:sz w:val="16"/>
        </w:rPr>
        <w:t>engagement.</w:t>
      </w:r>
    </w:p>
    <w:p w14:paraId="0693022E" w14:textId="77777777" w:rsidR="00FF51EC" w:rsidRDefault="0004013B" w:rsidP="00C92B08">
      <w:pPr>
        <w:pStyle w:val="ListParagraph"/>
        <w:numPr>
          <w:ilvl w:val="0"/>
          <w:numId w:val="4"/>
        </w:numPr>
        <w:tabs>
          <w:tab w:val="left" w:pos="518"/>
        </w:tabs>
        <w:ind w:right="253" w:firstLine="0"/>
        <w:jc w:val="both"/>
        <w:rPr>
          <w:sz w:val="16"/>
        </w:rPr>
      </w:pPr>
      <w:r>
        <w:rPr>
          <w:sz w:val="16"/>
        </w:rPr>
        <w:t>Where another party has engaged KPMG to deliver services before Client has done so, and subsequently circumstances change such that there is a conflict, which in KPMG’s sole opinion cannot be adequately managed through the use of confidentiality and other safeguards,</w:t>
      </w:r>
    </w:p>
    <w:p w14:paraId="50C75A21"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78" w:space="40"/>
            <w:col w:w="4542"/>
          </w:cols>
        </w:sectPr>
      </w:pPr>
    </w:p>
    <w:p w14:paraId="0AD97F68" w14:textId="77777777" w:rsidR="00FF51EC" w:rsidRDefault="00FF51EC">
      <w:pPr>
        <w:pStyle w:val="BodyText"/>
        <w:rPr>
          <w:sz w:val="20"/>
        </w:rPr>
      </w:pPr>
    </w:p>
    <w:p w14:paraId="54F95CF8" w14:textId="77777777" w:rsidR="00FF51EC" w:rsidRDefault="00FF51EC">
      <w:pPr>
        <w:rPr>
          <w:sz w:val="20"/>
        </w:rPr>
        <w:sectPr w:rsidR="00FF51EC">
          <w:pgSz w:w="12240" w:h="15840"/>
          <w:pgMar w:top="1840" w:right="920" w:bottom="1260" w:left="960" w:header="775" w:footer="1070" w:gutter="0"/>
          <w:cols w:space="720"/>
        </w:sectPr>
      </w:pPr>
    </w:p>
    <w:p w14:paraId="7D708C07" w14:textId="77777777" w:rsidR="00FF51EC" w:rsidRDefault="00FF51EC">
      <w:pPr>
        <w:pStyle w:val="BodyText"/>
        <w:spacing w:before="11"/>
        <w:rPr>
          <w:sz w:val="20"/>
        </w:rPr>
      </w:pPr>
    </w:p>
    <w:p w14:paraId="61B8E4FF" w14:textId="77777777" w:rsidR="00FF51EC" w:rsidRDefault="0004013B">
      <w:pPr>
        <w:pStyle w:val="BodyText"/>
        <w:ind w:left="1645" w:right="3"/>
        <w:jc w:val="both"/>
      </w:pPr>
      <w:r>
        <w:t>KPMG shall be entitled to terminate the engagement for Client, without liability, immediately upon notice.</w:t>
      </w:r>
    </w:p>
    <w:p w14:paraId="0D35FF9A" w14:textId="77777777" w:rsidR="00FF51EC" w:rsidRDefault="0004013B" w:rsidP="00C92B08">
      <w:pPr>
        <w:pStyle w:val="ListParagraph"/>
        <w:numPr>
          <w:ilvl w:val="0"/>
          <w:numId w:val="4"/>
        </w:numPr>
        <w:tabs>
          <w:tab w:val="left" w:pos="2008"/>
        </w:tabs>
        <w:ind w:left="1645" w:firstLine="0"/>
        <w:jc w:val="both"/>
        <w:rPr>
          <w:sz w:val="16"/>
        </w:rPr>
      </w:pPr>
      <w:r>
        <w:rPr>
          <w:sz w:val="16"/>
        </w:rPr>
        <w:t>Other</w:t>
      </w:r>
      <w:r>
        <w:rPr>
          <w:spacing w:val="-9"/>
          <w:sz w:val="16"/>
        </w:rPr>
        <w:t xml:space="preserve"> </w:t>
      </w:r>
      <w:r>
        <w:rPr>
          <w:sz w:val="16"/>
        </w:rPr>
        <w:t>KPMG</w:t>
      </w:r>
      <w:r>
        <w:rPr>
          <w:spacing w:val="-8"/>
          <w:sz w:val="16"/>
        </w:rPr>
        <w:t xml:space="preserve"> </w:t>
      </w:r>
      <w:r>
        <w:rPr>
          <w:sz w:val="16"/>
        </w:rPr>
        <w:t>International</w:t>
      </w:r>
      <w:r>
        <w:rPr>
          <w:spacing w:val="-9"/>
          <w:sz w:val="16"/>
        </w:rPr>
        <w:t xml:space="preserve"> </w:t>
      </w:r>
      <w:r>
        <w:rPr>
          <w:sz w:val="16"/>
        </w:rPr>
        <w:t>member</w:t>
      </w:r>
      <w:r>
        <w:rPr>
          <w:spacing w:val="-9"/>
          <w:sz w:val="16"/>
        </w:rPr>
        <w:t xml:space="preserve"> </w:t>
      </w:r>
      <w:r>
        <w:rPr>
          <w:sz w:val="16"/>
        </w:rPr>
        <w:t>firms</w:t>
      </w:r>
      <w:r>
        <w:rPr>
          <w:spacing w:val="-6"/>
          <w:sz w:val="16"/>
        </w:rPr>
        <w:t xml:space="preserve"> </w:t>
      </w:r>
      <w:r>
        <w:rPr>
          <w:sz w:val="16"/>
        </w:rPr>
        <w:t>are</w:t>
      </w:r>
      <w:r>
        <w:rPr>
          <w:spacing w:val="-6"/>
          <w:sz w:val="16"/>
        </w:rPr>
        <w:t xml:space="preserve"> </w:t>
      </w:r>
      <w:r>
        <w:rPr>
          <w:sz w:val="16"/>
        </w:rPr>
        <w:t>engaged by many entities and individuals, including, without limitation, entities and individuals that may enter into transactions or may have disputes with Client or Client’s related or affiliated entities. Client agrees that (i) it will not assert that other KPMG International member firms are precluded from being engaged by those other entities or individuals, and (ii) those engagements of other KPMG International member firms do not conflict with KPMG’s engagement for</w:t>
      </w:r>
      <w:r>
        <w:rPr>
          <w:spacing w:val="-9"/>
          <w:sz w:val="16"/>
        </w:rPr>
        <w:t xml:space="preserve"> </w:t>
      </w:r>
      <w:r>
        <w:rPr>
          <w:sz w:val="16"/>
        </w:rPr>
        <w:t>Client.</w:t>
      </w:r>
    </w:p>
    <w:p w14:paraId="6B9B7F2D" w14:textId="77777777" w:rsidR="00FF51EC" w:rsidRDefault="0004013B" w:rsidP="00C92B08">
      <w:pPr>
        <w:pStyle w:val="ListParagraph"/>
        <w:numPr>
          <w:ilvl w:val="0"/>
          <w:numId w:val="4"/>
        </w:numPr>
        <w:tabs>
          <w:tab w:val="left" w:pos="2008"/>
        </w:tabs>
        <w:spacing w:before="1"/>
        <w:ind w:left="1645" w:right="1" w:firstLine="0"/>
        <w:jc w:val="both"/>
        <w:rPr>
          <w:sz w:val="16"/>
        </w:rPr>
      </w:pPr>
      <w:r>
        <w:rPr>
          <w:sz w:val="16"/>
        </w:rPr>
        <w:t>Client will indemnify and hold harmless KPMG, its subsidiaries</w:t>
      </w:r>
      <w:r>
        <w:rPr>
          <w:spacing w:val="-9"/>
          <w:sz w:val="16"/>
        </w:rPr>
        <w:t xml:space="preserve"> </w:t>
      </w:r>
      <w:r>
        <w:rPr>
          <w:sz w:val="16"/>
        </w:rPr>
        <w:t>and</w:t>
      </w:r>
      <w:r>
        <w:rPr>
          <w:spacing w:val="-8"/>
          <w:sz w:val="16"/>
        </w:rPr>
        <w:t xml:space="preserve"> </w:t>
      </w:r>
      <w:r>
        <w:rPr>
          <w:sz w:val="16"/>
        </w:rPr>
        <w:t>associated</w:t>
      </w:r>
      <w:r>
        <w:rPr>
          <w:spacing w:val="-7"/>
          <w:sz w:val="16"/>
        </w:rPr>
        <w:t xml:space="preserve"> </w:t>
      </w:r>
      <w:r>
        <w:rPr>
          <w:sz w:val="16"/>
        </w:rPr>
        <w:t>and</w:t>
      </w:r>
      <w:r>
        <w:rPr>
          <w:spacing w:val="-11"/>
          <w:sz w:val="16"/>
        </w:rPr>
        <w:t xml:space="preserve"> </w:t>
      </w:r>
      <w:r>
        <w:rPr>
          <w:sz w:val="16"/>
        </w:rPr>
        <w:t>affiliated</w:t>
      </w:r>
      <w:r>
        <w:rPr>
          <w:spacing w:val="-8"/>
          <w:sz w:val="16"/>
        </w:rPr>
        <w:t xml:space="preserve"> </w:t>
      </w:r>
      <w:r>
        <w:rPr>
          <w:sz w:val="16"/>
        </w:rPr>
        <w:t>entities,</w:t>
      </w:r>
      <w:r>
        <w:rPr>
          <w:spacing w:val="-8"/>
          <w:sz w:val="16"/>
        </w:rPr>
        <w:t xml:space="preserve"> </w:t>
      </w:r>
      <w:r>
        <w:rPr>
          <w:sz w:val="16"/>
        </w:rPr>
        <w:t>and</w:t>
      </w:r>
      <w:r>
        <w:rPr>
          <w:spacing w:val="-10"/>
          <w:sz w:val="16"/>
        </w:rPr>
        <w:t xml:space="preserve"> </w:t>
      </w:r>
      <w:r>
        <w:rPr>
          <w:sz w:val="16"/>
        </w:rPr>
        <w:t>their respective current and former partners, directors, officers, employees, agents and representatives from any Claim by any third party (including, without limitation, reasonable legal fees) that alleges that KPMG was in a conflict of interest by providing services hereunder. The provisions</w:t>
      </w:r>
      <w:r>
        <w:rPr>
          <w:spacing w:val="-29"/>
          <w:sz w:val="16"/>
        </w:rPr>
        <w:t xml:space="preserve"> </w:t>
      </w:r>
      <w:r>
        <w:rPr>
          <w:sz w:val="16"/>
        </w:rPr>
        <w:t>of this subsection 16(g) shall apply regardless of the form of Claim, whether in contract, statute, tort (including, without limitation, negligence) or</w:t>
      </w:r>
      <w:r>
        <w:rPr>
          <w:spacing w:val="-23"/>
          <w:sz w:val="16"/>
        </w:rPr>
        <w:t xml:space="preserve"> </w:t>
      </w:r>
      <w:r>
        <w:rPr>
          <w:sz w:val="16"/>
        </w:rPr>
        <w:t>otherwise.</w:t>
      </w:r>
    </w:p>
    <w:p w14:paraId="476ABF15" w14:textId="77777777" w:rsidR="00FF51EC" w:rsidRDefault="0004013B" w:rsidP="00C92B08">
      <w:pPr>
        <w:pStyle w:val="ListParagraph"/>
        <w:numPr>
          <w:ilvl w:val="0"/>
          <w:numId w:val="4"/>
        </w:numPr>
        <w:tabs>
          <w:tab w:val="left" w:pos="2008"/>
        </w:tabs>
        <w:spacing w:before="1"/>
        <w:ind w:left="1645" w:right="1" w:firstLine="0"/>
        <w:jc w:val="both"/>
        <w:rPr>
          <w:sz w:val="16"/>
        </w:rPr>
      </w:pPr>
      <w:r>
        <w:rPr>
          <w:sz w:val="16"/>
        </w:rPr>
        <w:t>KPMG encourages Client to obtain legal advice with respect to Client’s rights in connection with potential future conflicts prior to entering into the</w:t>
      </w:r>
      <w:r>
        <w:rPr>
          <w:spacing w:val="-27"/>
          <w:sz w:val="16"/>
        </w:rPr>
        <w:t xml:space="preserve"> </w:t>
      </w:r>
      <w:r>
        <w:rPr>
          <w:sz w:val="16"/>
        </w:rPr>
        <w:t>engagement.</w:t>
      </w:r>
    </w:p>
    <w:p w14:paraId="65316B75" w14:textId="77777777" w:rsidR="00FF51EC" w:rsidRDefault="0004013B" w:rsidP="00C92B08">
      <w:pPr>
        <w:pStyle w:val="ListParagraph"/>
        <w:numPr>
          <w:ilvl w:val="2"/>
          <w:numId w:val="13"/>
        </w:numPr>
        <w:tabs>
          <w:tab w:val="left" w:pos="2006"/>
        </w:tabs>
        <w:spacing w:before="65"/>
        <w:ind w:left="2005" w:hanging="360"/>
        <w:jc w:val="both"/>
        <w:rPr>
          <w:b/>
          <w:sz w:val="16"/>
        </w:rPr>
      </w:pPr>
      <w:r>
        <w:rPr>
          <w:b/>
          <w:sz w:val="16"/>
        </w:rPr>
        <w:t>F</w:t>
      </w:r>
      <w:r>
        <w:rPr>
          <w:b/>
          <w:sz w:val="13"/>
        </w:rPr>
        <w:t>ORCE</w:t>
      </w:r>
      <w:r>
        <w:rPr>
          <w:b/>
          <w:spacing w:val="-15"/>
          <w:sz w:val="13"/>
        </w:rPr>
        <w:t xml:space="preserve"> </w:t>
      </w:r>
      <w:r>
        <w:rPr>
          <w:b/>
          <w:sz w:val="16"/>
        </w:rPr>
        <w:t>M</w:t>
      </w:r>
      <w:r>
        <w:rPr>
          <w:b/>
          <w:sz w:val="13"/>
        </w:rPr>
        <w:t>AJEURE</w:t>
      </w:r>
      <w:r>
        <w:rPr>
          <w:b/>
          <w:sz w:val="16"/>
        </w:rPr>
        <w:t>.</w:t>
      </w:r>
    </w:p>
    <w:p w14:paraId="33F457BF" w14:textId="77777777" w:rsidR="00FF51EC" w:rsidRDefault="0004013B">
      <w:pPr>
        <w:pStyle w:val="BodyText"/>
        <w:spacing w:before="63"/>
        <w:ind w:left="1645"/>
        <w:jc w:val="both"/>
      </w:pPr>
      <w:r>
        <w:t xml:space="preserve">Neither Client nor KPMG shall be liable for any delays resulting from circumstances or causes beyond its reasonable control, including, without limitation, fire or other casualty, act of God, strike or </w:t>
      </w:r>
      <w:proofErr w:type="spellStart"/>
      <w:r>
        <w:t>labour</w:t>
      </w:r>
      <w:proofErr w:type="spellEnd"/>
      <w:r>
        <w:t xml:space="preserve"> dispute, war or other violence, or any law, order or requirement of any governmental agency or authority.</w:t>
      </w:r>
    </w:p>
    <w:p w14:paraId="3FD717F9" w14:textId="77777777" w:rsidR="00FF51EC" w:rsidRDefault="0004013B" w:rsidP="00C92B08">
      <w:pPr>
        <w:pStyle w:val="ListParagraph"/>
        <w:numPr>
          <w:ilvl w:val="2"/>
          <w:numId w:val="13"/>
        </w:numPr>
        <w:tabs>
          <w:tab w:val="left" w:pos="2006"/>
        </w:tabs>
        <w:spacing w:before="58"/>
        <w:ind w:left="2005" w:hanging="360"/>
        <w:jc w:val="both"/>
        <w:rPr>
          <w:b/>
          <w:sz w:val="16"/>
        </w:rPr>
      </w:pPr>
      <w:r>
        <w:rPr>
          <w:b/>
          <w:sz w:val="16"/>
        </w:rPr>
        <w:t>I</w:t>
      </w:r>
      <w:r>
        <w:rPr>
          <w:b/>
          <w:sz w:val="13"/>
        </w:rPr>
        <w:t>NDEPENDENT</w:t>
      </w:r>
      <w:r>
        <w:rPr>
          <w:b/>
          <w:spacing w:val="-18"/>
          <w:sz w:val="13"/>
        </w:rPr>
        <w:t xml:space="preserve"> </w:t>
      </w:r>
      <w:r>
        <w:rPr>
          <w:b/>
          <w:sz w:val="16"/>
        </w:rPr>
        <w:t>C</w:t>
      </w:r>
      <w:r>
        <w:rPr>
          <w:b/>
          <w:sz w:val="13"/>
        </w:rPr>
        <w:t>ONTRACTOR</w:t>
      </w:r>
      <w:r>
        <w:rPr>
          <w:b/>
          <w:sz w:val="16"/>
        </w:rPr>
        <w:t>.</w:t>
      </w:r>
    </w:p>
    <w:p w14:paraId="39BF8047" w14:textId="77777777" w:rsidR="00FF51EC" w:rsidRDefault="0004013B">
      <w:pPr>
        <w:pStyle w:val="BodyText"/>
        <w:spacing w:before="62"/>
        <w:ind w:left="1645"/>
        <w:jc w:val="both"/>
      </w:pPr>
      <w:r>
        <w:t>It is understood and agreed that each of the parties hereto is an independent contractor and that neither party is, nor shall be considered to be, an agent, distributor or representative of the other. Neither party shall act or represent</w:t>
      </w:r>
      <w:r>
        <w:rPr>
          <w:spacing w:val="-10"/>
        </w:rPr>
        <w:t xml:space="preserve"> </w:t>
      </w:r>
      <w:r>
        <w:t>itself,</w:t>
      </w:r>
      <w:r>
        <w:rPr>
          <w:spacing w:val="-9"/>
        </w:rPr>
        <w:t xml:space="preserve"> </w:t>
      </w:r>
      <w:r>
        <w:t>directly</w:t>
      </w:r>
      <w:r>
        <w:rPr>
          <w:spacing w:val="-10"/>
        </w:rPr>
        <w:t xml:space="preserve"> </w:t>
      </w:r>
      <w:r>
        <w:t>or</w:t>
      </w:r>
      <w:r>
        <w:rPr>
          <w:spacing w:val="-11"/>
        </w:rPr>
        <w:t xml:space="preserve"> </w:t>
      </w:r>
      <w:r>
        <w:t>by</w:t>
      </w:r>
      <w:r>
        <w:rPr>
          <w:spacing w:val="-11"/>
        </w:rPr>
        <w:t xml:space="preserve"> </w:t>
      </w:r>
      <w:r>
        <w:t>implication,</w:t>
      </w:r>
      <w:r>
        <w:rPr>
          <w:spacing w:val="-8"/>
        </w:rPr>
        <w:t xml:space="preserve"> </w:t>
      </w:r>
      <w:r>
        <w:t>as</w:t>
      </w:r>
      <w:r>
        <w:rPr>
          <w:spacing w:val="-9"/>
        </w:rPr>
        <w:t xml:space="preserve"> </w:t>
      </w:r>
      <w:r>
        <w:t>an</w:t>
      </w:r>
      <w:r>
        <w:rPr>
          <w:spacing w:val="-10"/>
        </w:rPr>
        <w:t xml:space="preserve"> </w:t>
      </w:r>
      <w:r>
        <w:t>agent</w:t>
      </w:r>
      <w:r>
        <w:rPr>
          <w:spacing w:val="-10"/>
        </w:rPr>
        <w:t xml:space="preserve"> </w:t>
      </w:r>
      <w:r>
        <w:t>of</w:t>
      </w:r>
      <w:r>
        <w:rPr>
          <w:spacing w:val="-10"/>
        </w:rPr>
        <w:t xml:space="preserve"> </w:t>
      </w:r>
      <w:r>
        <w:t>the other or in any manner assume or create any obligation</w:t>
      </w:r>
      <w:r>
        <w:rPr>
          <w:spacing w:val="-24"/>
        </w:rPr>
        <w:t xml:space="preserve"> </w:t>
      </w:r>
      <w:r>
        <w:t>on behalf of, or in the name of, the</w:t>
      </w:r>
      <w:r>
        <w:rPr>
          <w:spacing w:val="-25"/>
        </w:rPr>
        <w:t xml:space="preserve"> </w:t>
      </w:r>
      <w:r>
        <w:t>other.</w:t>
      </w:r>
    </w:p>
    <w:p w14:paraId="02A8EEF3" w14:textId="77777777" w:rsidR="00FF51EC" w:rsidRDefault="0004013B" w:rsidP="00C92B08">
      <w:pPr>
        <w:pStyle w:val="ListParagraph"/>
        <w:numPr>
          <w:ilvl w:val="2"/>
          <w:numId w:val="13"/>
        </w:numPr>
        <w:tabs>
          <w:tab w:val="left" w:pos="2006"/>
        </w:tabs>
        <w:spacing w:before="55"/>
        <w:ind w:left="2005" w:hanging="360"/>
        <w:jc w:val="both"/>
        <w:rPr>
          <w:b/>
          <w:sz w:val="16"/>
        </w:rPr>
      </w:pPr>
      <w:r>
        <w:rPr>
          <w:b/>
          <w:sz w:val="16"/>
        </w:rPr>
        <w:t>S</w:t>
      </w:r>
      <w:r>
        <w:rPr>
          <w:b/>
          <w:sz w:val="13"/>
        </w:rPr>
        <w:t>URVIVAL</w:t>
      </w:r>
      <w:r>
        <w:rPr>
          <w:b/>
          <w:sz w:val="16"/>
        </w:rPr>
        <w:t>.</w:t>
      </w:r>
    </w:p>
    <w:p w14:paraId="25E39AE0" w14:textId="77777777" w:rsidR="00FF51EC" w:rsidRDefault="0004013B">
      <w:pPr>
        <w:pStyle w:val="BodyText"/>
        <w:spacing w:before="62"/>
        <w:ind w:left="1645"/>
        <w:jc w:val="both"/>
      </w:pPr>
      <w:r>
        <w:t>Sections 1, 4(b), 5-16, 18-30, 31(a) and (c)-(g), and 33-34 hereof shall survive the expiration or termination of the engagement.</w:t>
      </w:r>
    </w:p>
    <w:p w14:paraId="27B93881" w14:textId="77777777" w:rsidR="00FF51EC" w:rsidRDefault="0004013B" w:rsidP="00C92B08">
      <w:pPr>
        <w:pStyle w:val="ListParagraph"/>
        <w:numPr>
          <w:ilvl w:val="2"/>
          <w:numId w:val="13"/>
        </w:numPr>
        <w:tabs>
          <w:tab w:val="left" w:pos="2006"/>
        </w:tabs>
        <w:spacing w:before="58"/>
        <w:ind w:left="2005" w:hanging="360"/>
        <w:jc w:val="both"/>
        <w:rPr>
          <w:b/>
          <w:sz w:val="16"/>
        </w:rPr>
      </w:pPr>
      <w:r>
        <w:rPr>
          <w:b/>
          <w:sz w:val="16"/>
        </w:rPr>
        <w:t>S</w:t>
      </w:r>
      <w:r>
        <w:rPr>
          <w:b/>
          <w:sz w:val="13"/>
        </w:rPr>
        <w:t>UCCESSORS AND</w:t>
      </w:r>
      <w:r>
        <w:rPr>
          <w:b/>
          <w:spacing w:val="-19"/>
          <w:sz w:val="13"/>
        </w:rPr>
        <w:t xml:space="preserve"> </w:t>
      </w:r>
      <w:r>
        <w:rPr>
          <w:b/>
          <w:sz w:val="16"/>
        </w:rPr>
        <w:t>A</w:t>
      </w:r>
      <w:r>
        <w:rPr>
          <w:b/>
          <w:sz w:val="13"/>
        </w:rPr>
        <w:t>SSIGNS</w:t>
      </w:r>
      <w:r>
        <w:rPr>
          <w:b/>
          <w:sz w:val="16"/>
        </w:rPr>
        <w:t>.</w:t>
      </w:r>
    </w:p>
    <w:p w14:paraId="07B96F07" w14:textId="77777777" w:rsidR="00FF51EC" w:rsidRDefault="0004013B">
      <w:pPr>
        <w:pStyle w:val="BodyText"/>
        <w:spacing w:before="63"/>
        <w:ind w:left="1645"/>
        <w:jc w:val="both"/>
      </w:pPr>
      <w:r>
        <w:t>These Terms and Conditions and the accompanying Proposal or Engagement Letter shall be binding upon the parties hereto and their respective subsidiaries and associated and affiliated entities and their respective partners,</w:t>
      </w:r>
      <w:r>
        <w:rPr>
          <w:spacing w:val="-12"/>
        </w:rPr>
        <w:t xml:space="preserve"> </w:t>
      </w:r>
      <w:r>
        <w:t>directors,</w:t>
      </w:r>
      <w:r>
        <w:rPr>
          <w:spacing w:val="-9"/>
        </w:rPr>
        <w:t xml:space="preserve"> </w:t>
      </w:r>
      <w:r>
        <w:t>officers</w:t>
      </w:r>
      <w:r>
        <w:rPr>
          <w:spacing w:val="-10"/>
        </w:rPr>
        <w:t xml:space="preserve"> </w:t>
      </w:r>
      <w:r>
        <w:t>and</w:t>
      </w:r>
      <w:r>
        <w:rPr>
          <w:spacing w:val="-12"/>
        </w:rPr>
        <w:t xml:space="preserve"> </w:t>
      </w:r>
      <w:r>
        <w:t>employees</w:t>
      </w:r>
      <w:r>
        <w:rPr>
          <w:spacing w:val="-9"/>
        </w:rPr>
        <w:t xml:space="preserve"> </w:t>
      </w:r>
      <w:r>
        <w:t>and</w:t>
      </w:r>
      <w:r>
        <w:rPr>
          <w:spacing w:val="-12"/>
        </w:rPr>
        <w:t xml:space="preserve"> </w:t>
      </w:r>
      <w:r>
        <w:t>successors and permitted assigns. Except as provided below, neither party may assign, transfer or delegate any of the rights or obligations hereunder without the prior written consent of the</w:t>
      </w:r>
      <w:r>
        <w:rPr>
          <w:spacing w:val="-11"/>
        </w:rPr>
        <w:t xml:space="preserve"> </w:t>
      </w:r>
      <w:r>
        <w:t>other</w:t>
      </w:r>
      <w:r>
        <w:rPr>
          <w:spacing w:val="-9"/>
        </w:rPr>
        <w:t xml:space="preserve"> </w:t>
      </w:r>
      <w:r>
        <w:t>party.</w:t>
      </w:r>
      <w:r>
        <w:rPr>
          <w:spacing w:val="-10"/>
        </w:rPr>
        <w:t xml:space="preserve"> </w:t>
      </w:r>
      <w:r>
        <w:t>KPMG</w:t>
      </w:r>
      <w:r>
        <w:rPr>
          <w:spacing w:val="-13"/>
        </w:rPr>
        <w:t xml:space="preserve"> </w:t>
      </w:r>
      <w:r>
        <w:t>may</w:t>
      </w:r>
      <w:r>
        <w:rPr>
          <w:spacing w:val="-9"/>
        </w:rPr>
        <w:t xml:space="preserve"> </w:t>
      </w:r>
      <w:r>
        <w:t>assign</w:t>
      </w:r>
      <w:r>
        <w:rPr>
          <w:spacing w:val="-11"/>
        </w:rPr>
        <w:t xml:space="preserve"> </w:t>
      </w:r>
      <w:r>
        <w:t>its</w:t>
      </w:r>
      <w:r>
        <w:rPr>
          <w:spacing w:val="-10"/>
        </w:rPr>
        <w:t xml:space="preserve"> </w:t>
      </w:r>
      <w:r>
        <w:t>rights</w:t>
      </w:r>
      <w:r>
        <w:rPr>
          <w:spacing w:val="-6"/>
        </w:rPr>
        <w:t xml:space="preserve"> </w:t>
      </w:r>
      <w:r>
        <w:t>and</w:t>
      </w:r>
      <w:r>
        <w:rPr>
          <w:spacing w:val="-10"/>
        </w:rPr>
        <w:t xml:space="preserve"> </w:t>
      </w:r>
      <w:r>
        <w:t>obligations hereunder to any affiliate or successor in interest to all or substantially all of the assets or business of the relevant KPMG practice, without the consent of Client. In addition, KPMG may arrange for or engage (as applicable) KPMG affiliates, subsidiaries, related parties, independent contractors</w:t>
      </w:r>
      <w:r>
        <w:rPr>
          <w:spacing w:val="-9"/>
        </w:rPr>
        <w:t xml:space="preserve"> </w:t>
      </w:r>
      <w:r>
        <w:t>and</w:t>
      </w:r>
      <w:r>
        <w:rPr>
          <w:spacing w:val="-12"/>
        </w:rPr>
        <w:t xml:space="preserve"> </w:t>
      </w:r>
      <w:r>
        <w:t>KPMG</w:t>
      </w:r>
      <w:r>
        <w:rPr>
          <w:spacing w:val="-9"/>
        </w:rPr>
        <w:t xml:space="preserve"> </w:t>
      </w:r>
      <w:r>
        <w:t>International</w:t>
      </w:r>
      <w:r>
        <w:rPr>
          <w:spacing w:val="-11"/>
        </w:rPr>
        <w:t xml:space="preserve"> </w:t>
      </w:r>
      <w:r>
        <w:t>member</w:t>
      </w:r>
      <w:r>
        <w:rPr>
          <w:spacing w:val="-15"/>
        </w:rPr>
        <w:t xml:space="preserve"> </w:t>
      </w:r>
      <w:r>
        <w:t>firms</w:t>
      </w:r>
      <w:r>
        <w:rPr>
          <w:spacing w:val="-7"/>
        </w:rPr>
        <w:t xml:space="preserve"> </w:t>
      </w:r>
      <w:r>
        <w:t>to</w:t>
      </w:r>
      <w:r>
        <w:rPr>
          <w:spacing w:val="-14"/>
        </w:rPr>
        <w:t xml:space="preserve"> </w:t>
      </w:r>
      <w:r>
        <w:t>assist KPMG in performing the services</w:t>
      </w:r>
      <w:r>
        <w:rPr>
          <w:spacing w:val="-27"/>
        </w:rPr>
        <w:t xml:space="preserve"> </w:t>
      </w:r>
      <w:r>
        <w:t>hereunder.</w:t>
      </w:r>
    </w:p>
    <w:p w14:paraId="6FE521ED" w14:textId="77777777" w:rsidR="00FF51EC" w:rsidRDefault="0004013B">
      <w:pPr>
        <w:pStyle w:val="BodyText"/>
        <w:spacing w:before="8"/>
        <w:rPr>
          <w:sz w:val="20"/>
        </w:rPr>
      </w:pPr>
      <w:r>
        <w:br w:type="column"/>
      </w:r>
    </w:p>
    <w:p w14:paraId="44537EC1" w14:textId="77777777" w:rsidR="00FF51EC" w:rsidRDefault="0004013B" w:rsidP="00C92B08">
      <w:pPr>
        <w:pStyle w:val="ListParagraph"/>
        <w:numPr>
          <w:ilvl w:val="2"/>
          <w:numId w:val="13"/>
        </w:numPr>
        <w:tabs>
          <w:tab w:val="left" w:pos="518"/>
        </w:tabs>
        <w:ind w:left="517" w:hanging="360"/>
        <w:jc w:val="both"/>
        <w:rPr>
          <w:b/>
          <w:sz w:val="16"/>
        </w:rPr>
      </w:pPr>
      <w:r>
        <w:rPr>
          <w:b/>
          <w:sz w:val="16"/>
        </w:rPr>
        <w:t>S</w:t>
      </w:r>
      <w:r>
        <w:rPr>
          <w:b/>
          <w:sz w:val="13"/>
        </w:rPr>
        <w:t>EVERABILITY</w:t>
      </w:r>
      <w:r>
        <w:rPr>
          <w:b/>
          <w:sz w:val="16"/>
        </w:rPr>
        <w:t>.</w:t>
      </w:r>
    </w:p>
    <w:p w14:paraId="52327D1E" w14:textId="77777777" w:rsidR="00FF51EC" w:rsidRDefault="0004013B">
      <w:pPr>
        <w:pStyle w:val="BodyText"/>
        <w:spacing w:before="62"/>
        <w:ind w:left="157" w:right="250"/>
        <w:jc w:val="both"/>
      </w:pPr>
      <w:r>
        <w:t>The provisions of these Terms and Conditions and the accompanying Proposal or Engagement Letter shall only apply to the extent that they are not prohibited by a mandatory provision of applicable law, regulation or professional standards. If any of these provisions shall be held to be invalid, void or unenforceable, then the remainder</w:t>
      </w:r>
      <w:r>
        <w:rPr>
          <w:spacing w:val="-10"/>
        </w:rPr>
        <w:t xml:space="preserve"> </w:t>
      </w:r>
      <w:r>
        <w:t>of</w:t>
      </w:r>
      <w:r>
        <w:rPr>
          <w:spacing w:val="-5"/>
        </w:rPr>
        <w:t xml:space="preserve"> </w:t>
      </w:r>
      <w:r>
        <w:t>these</w:t>
      </w:r>
      <w:r>
        <w:rPr>
          <w:spacing w:val="-10"/>
        </w:rPr>
        <w:t xml:space="preserve"> </w:t>
      </w:r>
      <w:r>
        <w:t>Terms</w:t>
      </w:r>
      <w:r>
        <w:rPr>
          <w:spacing w:val="-8"/>
        </w:rPr>
        <w:t xml:space="preserve"> </w:t>
      </w:r>
      <w:r>
        <w:t>and</w:t>
      </w:r>
      <w:r>
        <w:rPr>
          <w:spacing w:val="-6"/>
        </w:rPr>
        <w:t xml:space="preserve"> </w:t>
      </w:r>
      <w:r>
        <w:t>Conditions</w:t>
      </w:r>
      <w:r>
        <w:rPr>
          <w:spacing w:val="-8"/>
        </w:rPr>
        <w:t xml:space="preserve"> </w:t>
      </w:r>
      <w:r>
        <w:t>and</w:t>
      </w:r>
      <w:r>
        <w:rPr>
          <w:spacing w:val="-8"/>
        </w:rPr>
        <w:t xml:space="preserve"> </w:t>
      </w:r>
      <w:r>
        <w:t>the</w:t>
      </w:r>
      <w:r>
        <w:rPr>
          <w:spacing w:val="-4"/>
        </w:rPr>
        <w:t xml:space="preserve"> </w:t>
      </w:r>
      <w:r>
        <w:t>attached Proposal or Engagement Letter, as the case may be, shall not be affected, impaired or invalidated, and each such provision</w:t>
      </w:r>
      <w:r>
        <w:rPr>
          <w:spacing w:val="-10"/>
        </w:rPr>
        <w:t xml:space="preserve"> </w:t>
      </w:r>
      <w:r>
        <w:t>shall</w:t>
      </w:r>
      <w:r>
        <w:rPr>
          <w:spacing w:val="-7"/>
        </w:rPr>
        <w:t xml:space="preserve"> </w:t>
      </w:r>
      <w:r>
        <w:t>be</w:t>
      </w:r>
      <w:r>
        <w:rPr>
          <w:spacing w:val="-6"/>
        </w:rPr>
        <w:t xml:space="preserve"> </w:t>
      </w:r>
      <w:r>
        <w:t>valid</w:t>
      </w:r>
      <w:r>
        <w:rPr>
          <w:spacing w:val="-11"/>
        </w:rPr>
        <w:t xml:space="preserve"> </w:t>
      </w:r>
      <w:r>
        <w:t>and</w:t>
      </w:r>
      <w:r>
        <w:rPr>
          <w:spacing w:val="-7"/>
        </w:rPr>
        <w:t xml:space="preserve"> </w:t>
      </w:r>
      <w:r>
        <w:t>enforceable</w:t>
      </w:r>
      <w:r>
        <w:rPr>
          <w:spacing w:val="-7"/>
        </w:rPr>
        <w:t xml:space="preserve"> </w:t>
      </w:r>
      <w:r>
        <w:t>to</w:t>
      </w:r>
      <w:r>
        <w:rPr>
          <w:spacing w:val="-11"/>
        </w:rPr>
        <w:t xml:space="preserve"> </w:t>
      </w:r>
      <w:r>
        <w:t>the</w:t>
      </w:r>
      <w:r>
        <w:rPr>
          <w:spacing w:val="-6"/>
        </w:rPr>
        <w:t xml:space="preserve"> </w:t>
      </w:r>
      <w:r>
        <w:t>fullest</w:t>
      </w:r>
      <w:r>
        <w:rPr>
          <w:spacing w:val="-7"/>
        </w:rPr>
        <w:t xml:space="preserve"> </w:t>
      </w:r>
      <w:r>
        <w:t>extent permitted by</w:t>
      </w:r>
      <w:r>
        <w:rPr>
          <w:spacing w:val="-11"/>
        </w:rPr>
        <w:t xml:space="preserve"> </w:t>
      </w:r>
      <w:r>
        <w:t>law.</w:t>
      </w:r>
    </w:p>
    <w:p w14:paraId="75F6BAEB" w14:textId="77777777" w:rsidR="00FF51EC" w:rsidRDefault="0004013B" w:rsidP="00C92B08">
      <w:pPr>
        <w:pStyle w:val="ListParagraph"/>
        <w:numPr>
          <w:ilvl w:val="2"/>
          <w:numId w:val="13"/>
        </w:numPr>
        <w:tabs>
          <w:tab w:val="left" w:pos="518"/>
        </w:tabs>
        <w:spacing w:before="59"/>
        <w:ind w:left="517" w:hanging="360"/>
        <w:jc w:val="both"/>
        <w:rPr>
          <w:b/>
          <w:sz w:val="16"/>
        </w:rPr>
      </w:pPr>
      <w:r>
        <w:rPr>
          <w:b/>
          <w:sz w:val="16"/>
        </w:rPr>
        <w:t>E</w:t>
      </w:r>
      <w:r>
        <w:rPr>
          <w:b/>
          <w:sz w:val="13"/>
        </w:rPr>
        <w:t>NTIRE</w:t>
      </w:r>
      <w:r>
        <w:rPr>
          <w:b/>
          <w:spacing w:val="-17"/>
          <w:sz w:val="13"/>
        </w:rPr>
        <w:t xml:space="preserve"> </w:t>
      </w:r>
      <w:r>
        <w:rPr>
          <w:b/>
          <w:sz w:val="16"/>
        </w:rPr>
        <w:t>A</w:t>
      </w:r>
      <w:r>
        <w:rPr>
          <w:b/>
          <w:sz w:val="13"/>
        </w:rPr>
        <w:t>GREEMENT</w:t>
      </w:r>
      <w:r>
        <w:rPr>
          <w:b/>
          <w:sz w:val="16"/>
        </w:rPr>
        <w:t>.</w:t>
      </w:r>
    </w:p>
    <w:p w14:paraId="156DAD1B" w14:textId="77777777" w:rsidR="00FF51EC" w:rsidRDefault="0004013B">
      <w:pPr>
        <w:pStyle w:val="BodyText"/>
        <w:spacing w:before="59"/>
        <w:ind w:left="157" w:right="254"/>
        <w:jc w:val="both"/>
      </w:pPr>
      <w:r>
        <w:t>These Terms and Conditions and the accompanying Proposal or Engagement Letter including, without limitation, Exhibits, constitute the entire agreement between</w:t>
      </w:r>
      <w:r>
        <w:rPr>
          <w:spacing w:val="-5"/>
        </w:rPr>
        <w:t xml:space="preserve"> </w:t>
      </w:r>
      <w:r>
        <w:t>KPMG</w:t>
      </w:r>
      <w:r>
        <w:rPr>
          <w:spacing w:val="-3"/>
        </w:rPr>
        <w:t xml:space="preserve"> </w:t>
      </w:r>
      <w:r>
        <w:t>and</w:t>
      </w:r>
      <w:r>
        <w:rPr>
          <w:spacing w:val="-5"/>
        </w:rPr>
        <w:t xml:space="preserve"> </w:t>
      </w:r>
      <w:r>
        <w:t>Client</w:t>
      </w:r>
      <w:r>
        <w:rPr>
          <w:spacing w:val="-6"/>
        </w:rPr>
        <w:t xml:space="preserve"> </w:t>
      </w:r>
      <w:r>
        <w:t>with</w:t>
      </w:r>
      <w:r>
        <w:rPr>
          <w:spacing w:val="-5"/>
        </w:rPr>
        <w:t xml:space="preserve"> </w:t>
      </w:r>
      <w:r>
        <w:t>respect</w:t>
      </w:r>
      <w:r>
        <w:rPr>
          <w:spacing w:val="-6"/>
        </w:rPr>
        <w:t xml:space="preserve"> </w:t>
      </w:r>
      <w:r>
        <w:t>to</w:t>
      </w:r>
      <w:r>
        <w:rPr>
          <w:spacing w:val="-5"/>
        </w:rPr>
        <w:t xml:space="preserve"> </w:t>
      </w:r>
      <w:r>
        <w:t>the</w:t>
      </w:r>
      <w:r>
        <w:rPr>
          <w:spacing w:val="-9"/>
        </w:rPr>
        <w:t xml:space="preserve"> </w:t>
      </w:r>
      <w:r>
        <w:t>engagement and supersede all other oral and written representation, understandings</w:t>
      </w:r>
      <w:r>
        <w:rPr>
          <w:spacing w:val="-12"/>
        </w:rPr>
        <w:t xml:space="preserve"> </w:t>
      </w:r>
      <w:r>
        <w:t>or</w:t>
      </w:r>
      <w:r>
        <w:rPr>
          <w:spacing w:val="-13"/>
        </w:rPr>
        <w:t xml:space="preserve"> </w:t>
      </w:r>
      <w:r>
        <w:t>agreements</w:t>
      </w:r>
      <w:r>
        <w:rPr>
          <w:spacing w:val="-12"/>
        </w:rPr>
        <w:t xml:space="preserve"> </w:t>
      </w:r>
      <w:r>
        <w:t>relating</w:t>
      </w:r>
      <w:r>
        <w:rPr>
          <w:spacing w:val="-12"/>
        </w:rPr>
        <w:t xml:space="preserve"> </w:t>
      </w:r>
      <w:r>
        <w:t>to</w:t>
      </w:r>
      <w:r>
        <w:rPr>
          <w:spacing w:val="-14"/>
        </w:rPr>
        <w:t xml:space="preserve"> </w:t>
      </w:r>
      <w:r>
        <w:t>the</w:t>
      </w:r>
      <w:r>
        <w:rPr>
          <w:spacing w:val="-12"/>
        </w:rPr>
        <w:t xml:space="preserve"> </w:t>
      </w:r>
      <w:r>
        <w:t>engagement.</w:t>
      </w:r>
    </w:p>
    <w:p w14:paraId="2B968F4B" w14:textId="77777777" w:rsidR="00FF51EC" w:rsidRDefault="0004013B" w:rsidP="00C92B08">
      <w:pPr>
        <w:pStyle w:val="ListParagraph"/>
        <w:numPr>
          <w:ilvl w:val="2"/>
          <w:numId w:val="13"/>
        </w:numPr>
        <w:tabs>
          <w:tab w:val="left" w:pos="518"/>
        </w:tabs>
        <w:spacing w:before="57"/>
        <w:ind w:left="517" w:hanging="360"/>
        <w:jc w:val="both"/>
        <w:rPr>
          <w:b/>
          <w:sz w:val="16"/>
        </w:rPr>
      </w:pPr>
      <w:r>
        <w:rPr>
          <w:b/>
          <w:sz w:val="16"/>
        </w:rPr>
        <w:t>G</w:t>
      </w:r>
      <w:r>
        <w:rPr>
          <w:b/>
          <w:sz w:val="13"/>
        </w:rPr>
        <w:t>OVERNING</w:t>
      </w:r>
      <w:r>
        <w:rPr>
          <w:b/>
          <w:spacing w:val="-16"/>
          <w:sz w:val="13"/>
        </w:rPr>
        <w:t xml:space="preserve"> </w:t>
      </w:r>
      <w:r>
        <w:rPr>
          <w:b/>
          <w:sz w:val="16"/>
        </w:rPr>
        <w:t>L</w:t>
      </w:r>
      <w:r>
        <w:rPr>
          <w:b/>
          <w:sz w:val="13"/>
        </w:rPr>
        <w:t>AW</w:t>
      </w:r>
      <w:r>
        <w:rPr>
          <w:b/>
          <w:sz w:val="16"/>
        </w:rPr>
        <w:t>.</w:t>
      </w:r>
    </w:p>
    <w:p w14:paraId="4A0409B6" w14:textId="77777777" w:rsidR="00FF51EC" w:rsidRDefault="0004013B">
      <w:pPr>
        <w:pStyle w:val="BodyText"/>
        <w:spacing w:before="63"/>
        <w:ind w:left="157" w:right="251"/>
        <w:jc w:val="both"/>
      </w:pPr>
      <w:r>
        <w:t>These Terms and Conditions and the accompanying Proposal or Engagement Letter shall be subject to and governed by the laws of the province in which KPMG’s principal Canadian office performing the engagement is located</w:t>
      </w:r>
      <w:r>
        <w:rPr>
          <w:spacing w:val="-11"/>
        </w:rPr>
        <w:t xml:space="preserve"> </w:t>
      </w:r>
      <w:r>
        <w:t>(without</w:t>
      </w:r>
      <w:r>
        <w:rPr>
          <w:spacing w:val="-6"/>
        </w:rPr>
        <w:t xml:space="preserve"> </w:t>
      </w:r>
      <w:r>
        <w:t>regard</w:t>
      </w:r>
      <w:r>
        <w:rPr>
          <w:spacing w:val="-11"/>
        </w:rPr>
        <w:t xml:space="preserve"> </w:t>
      </w:r>
      <w:r>
        <w:t>to</w:t>
      </w:r>
      <w:r>
        <w:rPr>
          <w:spacing w:val="-10"/>
        </w:rPr>
        <w:t xml:space="preserve"> </w:t>
      </w:r>
      <w:r>
        <w:t>such</w:t>
      </w:r>
      <w:r>
        <w:rPr>
          <w:spacing w:val="-9"/>
        </w:rPr>
        <w:t xml:space="preserve"> </w:t>
      </w:r>
      <w:r>
        <w:t>province’s</w:t>
      </w:r>
      <w:r>
        <w:rPr>
          <w:spacing w:val="-8"/>
        </w:rPr>
        <w:t xml:space="preserve"> </w:t>
      </w:r>
      <w:r>
        <w:t>rules</w:t>
      </w:r>
      <w:r>
        <w:rPr>
          <w:spacing w:val="-8"/>
        </w:rPr>
        <w:t xml:space="preserve"> </w:t>
      </w:r>
      <w:r>
        <w:t>on</w:t>
      </w:r>
      <w:r>
        <w:rPr>
          <w:spacing w:val="-12"/>
        </w:rPr>
        <w:t xml:space="preserve"> </w:t>
      </w:r>
      <w:r>
        <w:t>conflicts of</w:t>
      </w:r>
      <w:r>
        <w:rPr>
          <w:spacing w:val="-6"/>
        </w:rPr>
        <w:t xml:space="preserve"> </w:t>
      </w:r>
      <w:r>
        <w:t>law).</w:t>
      </w:r>
    </w:p>
    <w:p w14:paraId="17F56050" w14:textId="77777777" w:rsidR="00FF51EC" w:rsidRDefault="0004013B" w:rsidP="00C92B08">
      <w:pPr>
        <w:pStyle w:val="ListParagraph"/>
        <w:numPr>
          <w:ilvl w:val="2"/>
          <w:numId w:val="13"/>
        </w:numPr>
        <w:tabs>
          <w:tab w:val="left" w:pos="518"/>
        </w:tabs>
        <w:spacing w:before="58"/>
        <w:ind w:left="517" w:hanging="360"/>
        <w:jc w:val="both"/>
        <w:rPr>
          <w:b/>
          <w:sz w:val="16"/>
        </w:rPr>
      </w:pPr>
      <w:r>
        <w:rPr>
          <w:b/>
          <w:sz w:val="16"/>
        </w:rPr>
        <w:t>P</w:t>
      </w:r>
      <w:r>
        <w:rPr>
          <w:b/>
          <w:sz w:val="13"/>
        </w:rPr>
        <w:t>UBLICITY</w:t>
      </w:r>
      <w:r>
        <w:rPr>
          <w:b/>
          <w:sz w:val="16"/>
        </w:rPr>
        <w:t>.</w:t>
      </w:r>
    </w:p>
    <w:p w14:paraId="3B7CA4B2" w14:textId="77777777" w:rsidR="00FF51EC" w:rsidRDefault="0004013B">
      <w:pPr>
        <w:pStyle w:val="BodyText"/>
        <w:spacing w:before="62"/>
        <w:ind w:left="157" w:right="250"/>
        <w:jc w:val="both"/>
      </w:pPr>
      <w:r>
        <w:t>Upon</w:t>
      </w:r>
      <w:r>
        <w:rPr>
          <w:spacing w:val="-6"/>
        </w:rPr>
        <w:t xml:space="preserve"> </w:t>
      </w:r>
      <w:r>
        <w:t>the</w:t>
      </w:r>
      <w:r>
        <w:rPr>
          <w:spacing w:val="-4"/>
        </w:rPr>
        <w:t xml:space="preserve"> </w:t>
      </w:r>
      <w:r>
        <w:t>closing</w:t>
      </w:r>
      <w:r>
        <w:rPr>
          <w:spacing w:val="-10"/>
        </w:rPr>
        <w:t xml:space="preserve"> </w:t>
      </w:r>
      <w:r>
        <w:t>of</w:t>
      </w:r>
      <w:r>
        <w:rPr>
          <w:spacing w:val="-3"/>
        </w:rPr>
        <w:t xml:space="preserve"> </w:t>
      </w:r>
      <w:r>
        <w:t>a</w:t>
      </w:r>
      <w:r>
        <w:rPr>
          <w:spacing w:val="-9"/>
        </w:rPr>
        <w:t xml:space="preserve"> </w:t>
      </w:r>
      <w:r>
        <w:t>transaction,</w:t>
      </w:r>
      <w:r>
        <w:rPr>
          <w:spacing w:val="-6"/>
        </w:rPr>
        <w:t xml:space="preserve"> </w:t>
      </w:r>
      <w:r>
        <w:t>KPMG</w:t>
      </w:r>
      <w:r>
        <w:rPr>
          <w:spacing w:val="-6"/>
        </w:rPr>
        <w:t xml:space="preserve"> </w:t>
      </w:r>
      <w:r>
        <w:t>will</w:t>
      </w:r>
      <w:r>
        <w:rPr>
          <w:spacing w:val="-3"/>
        </w:rPr>
        <w:t xml:space="preserve"> </w:t>
      </w:r>
      <w:r>
        <w:t>have</w:t>
      </w:r>
      <w:r>
        <w:rPr>
          <w:spacing w:val="-4"/>
        </w:rPr>
        <w:t xml:space="preserve"> </w:t>
      </w:r>
      <w:r>
        <w:t>the</w:t>
      </w:r>
      <w:r>
        <w:rPr>
          <w:spacing w:val="-6"/>
        </w:rPr>
        <w:t xml:space="preserve"> </w:t>
      </w:r>
      <w:r>
        <w:t>right (but shall not be obliged), at its expense, to publicize its association with the transaction by way of public announcement in “tombstone” or similar format, subject to prior</w:t>
      </w:r>
      <w:r>
        <w:rPr>
          <w:spacing w:val="-13"/>
        </w:rPr>
        <w:t xml:space="preserve"> </w:t>
      </w:r>
      <w:r>
        <w:t>review</w:t>
      </w:r>
      <w:r>
        <w:rPr>
          <w:spacing w:val="-16"/>
        </w:rPr>
        <w:t xml:space="preserve"> </w:t>
      </w:r>
      <w:r>
        <w:t>of</w:t>
      </w:r>
      <w:r>
        <w:rPr>
          <w:spacing w:val="-10"/>
        </w:rPr>
        <w:t xml:space="preserve"> </w:t>
      </w:r>
      <w:r>
        <w:t>the</w:t>
      </w:r>
      <w:r>
        <w:rPr>
          <w:spacing w:val="-12"/>
        </w:rPr>
        <w:t xml:space="preserve"> </w:t>
      </w:r>
      <w:r>
        <w:t>wording</w:t>
      </w:r>
      <w:r>
        <w:rPr>
          <w:spacing w:val="-11"/>
        </w:rPr>
        <w:t xml:space="preserve"> </w:t>
      </w:r>
      <w:r>
        <w:t>for</w:t>
      </w:r>
      <w:r>
        <w:rPr>
          <w:spacing w:val="-13"/>
        </w:rPr>
        <w:t xml:space="preserve"> </w:t>
      </w:r>
      <w:r>
        <w:t>any</w:t>
      </w:r>
      <w:r>
        <w:rPr>
          <w:spacing w:val="-9"/>
        </w:rPr>
        <w:t xml:space="preserve"> </w:t>
      </w:r>
      <w:r>
        <w:t>such</w:t>
      </w:r>
      <w:r>
        <w:rPr>
          <w:spacing w:val="-12"/>
        </w:rPr>
        <w:t xml:space="preserve"> </w:t>
      </w:r>
      <w:r>
        <w:t>announcement</w:t>
      </w:r>
      <w:r>
        <w:rPr>
          <w:spacing w:val="-9"/>
        </w:rPr>
        <w:t xml:space="preserve"> </w:t>
      </w:r>
      <w:r>
        <w:t>with Client.</w:t>
      </w:r>
    </w:p>
    <w:p w14:paraId="37C70D04" w14:textId="77777777" w:rsidR="00FF51EC" w:rsidRDefault="0004013B" w:rsidP="00C92B08">
      <w:pPr>
        <w:pStyle w:val="ListParagraph"/>
        <w:numPr>
          <w:ilvl w:val="2"/>
          <w:numId w:val="13"/>
        </w:numPr>
        <w:tabs>
          <w:tab w:val="left" w:pos="518"/>
        </w:tabs>
        <w:spacing w:before="57"/>
        <w:ind w:left="517" w:hanging="360"/>
        <w:jc w:val="both"/>
        <w:rPr>
          <w:b/>
          <w:sz w:val="16"/>
        </w:rPr>
      </w:pPr>
      <w:r>
        <w:rPr>
          <w:b/>
          <w:sz w:val="16"/>
        </w:rPr>
        <w:t>KPMGI</w:t>
      </w:r>
      <w:r>
        <w:rPr>
          <w:b/>
          <w:sz w:val="13"/>
        </w:rPr>
        <w:t xml:space="preserve">NTERNATIONAL </w:t>
      </w:r>
      <w:r>
        <w:rPr>
          <w:b/>
          <w:sz w:val="16"/>
        </w:rPr>
        <w:t>M</w:t>
      </w:r>
      <w:r>
        <w:rPr>
          <w:b/>
          <w:sz w:val="13"/>
        </w:rPr>
        <w:t xml:space="preserve">EMBER </w:t>
      </w:r>
      <w:r>
        <w:rPr>
          <w:b/>
          <w:sz w:val="16"/>
        </w:rPr>
        <w:t>F</w:t>
      </w:r>
      <w:r>
        <w:rPr>
          <w:b/>
          <w:sz w:val="13"/>
        </w:rPr>
        <w:t>IRMS</w:t>
      </w:r>
      <w:r>
        <w:rPr>
          <w:b/>
          <w:sz w:val="16"/>
        </w:rPr>
        <w:t>.</w:t>
      </w:r>
    </w:p>
    <w:p w14:paraId="6A4B2FD0" w14:textId="77777777" w:rsidR="00FF51EC" w:rsidRDefault="0004013B">
      <w:pPr>
        <w:pStyle w:val="BodyText"/>
        <w:spacing w:before="59"/>
        <w:ind w:left="157" w:right="249"/>
        <w:jc w:val="both"/>
      </w:pPr>
      <w:r>
        <w:t>In the case of multi-firm engagements, all KPMG International member firms performing services hereunder shall be entitled to the benefits of these Terms and Conditions. Client agrees that any Claims that may arise out of the engagement will be brought solely against KPMG, the contracting party, and not against any other KPMG International member firms or such third party service providers referred to in Section 8 above.</w:t>
      </w:r>
    </w:p>
    <w:p w14:paraId="617624D7" w14:textId="77777777" w:rsidR="00FF51EC" w:rsidRDefault="0004013B" w:rsidP="00C92B08">
      <w:pPr>
        <w:pStyle w:val="ListParagraph"/>
        <w:numPr>
          <w:ilvl w:val="2"/>
          <w:numId w:val="13"/>
        </w:numPr>
        <w:tabs>
          <w:tab w:val="left" w:pos="518"/>
        </w:tabs>
        <w:spacing w:before="59"/>
        <w:ind w:left="517" w:hanging="360"/>
        <w:jc w:val="both"/>
        <w:rPr>
          <w:b/>
          <w:sz w:val="16"/>
        </w:rPr>
      </w:pPr>
      <w:r>
        <w:rPr>
          <w:b/>
          <w:i/>
          <w:sz w:val="16"/>
        </w:rPr>
        <w:t>S</w:t>
      </w:r>
      <w:r>
        <w:rPr>
          <w:b/>
          <w:i/>
          <w:sz w:val="13"/>
        </w:rPr>
        <w:t>ARBANES</w:t>
      </w:r>
      <w:r>
        <w:rPr>
          <w:b/>
          <w:i/>
          <w:sz w:val="16"/>
        </w:rPr>
        <w:t>-O</w:t>
      </w:r>
      <w:r>
        <w:rPr>
          <w:b/>
          <w:i/>
          <w:sz w:val="13"/>
        </w:rPr>
        <w:t>XLEY</w:t>
      </w:r>
      <w:r>
        <w:rPr>
          <w:b/>
          <w:i/>
          <w:spacing w:val="-17"/>
          <w:sz w:val="13"/>
        </w:rPr>
        <w:t xml:space="preserve"> </w:t>
      </w:r>
      <w:r>
        <w:rPr>
          <w:b/>
          <w:i/>
          <w:sz w:val="16"/>
        </w:rPr>
        <w:t>A</w:t>
      </w:r>
      <w:r>
        <w:rPr>
          <w:b/>
          <w:i/>
          <w:sz w:val="13"/>
        </w:rPr>
        <w:t>CT</w:t>
      </w:r>
      <w:r>
        <w:rPr>
          <w:b/>
          <w:sz w:val="16"/>
        </w:rPr>
        <w:t>.</w:t>
      </w:r>
    </w:p>
    <w:p w14:paraId="0C7023A0" w14:textId="77777777" w:rsidR="00FF51EC" w:rsidRDefault="0004013B">
      <w:pPr>
        <w:pStyle w:val="BodyText"/>
        <w:spacing w:before="60"/>
        <w:ind w:left="157" w:right="248"/>
        <w:jc w:val="both"/>
      </w:pPr>
      <w:r>
        <w:t>Except as set forth in the Engagement Letter, Client acknowledges that completion of the engagement or acceptance of KPMG's reports, advice, recommendations and other deliverables resulting from the engagement will not constitute a basis for Client's assessment of internal control over financial reporting or Client's evaluation of disclosure controls and procedures, or its compliance with its principal officer certification requirements under</w:t>
      </w:r>
      <w:r>
        <w:rPr>
          <w:spacing w:val="-29"/>
        </w:rPr>
        <w:t xml:space="preserve"> </w:t>
      </w:r>
      <w:r>
        <w:t xml:space="preserve">Section 302 of the </w:t>
      </w:r>
      <w:r>
        <w:rPr>
          <w:i/>
        </w:rPr>
        <w:t xml:space="preserve">Sarbanes-Oxley Act of 2002 </w:t>
      </w:r>
      <w:r>
        <w:t>(the "Act"). The engagement shall not be construed to support Client's responsibilities</w:t>
      </w:r>
      <w:r>
        <w:rPr>
          <w:spacing w:val="-5"/>
        </w:rPr>
        <w:t xml:space="preserve"> </w:t>
      </w:r>
      <w:r>
        <w:t>under</w:t>
      </w:r>
      <w:r>
        <w:rPr>
          <w:spacing w:val="-9"/>
        </w:rPr>
        <w:t xml:space="preserve"> </w:t>
      </w:r>
      <w:r>
        <w:t>Section</w:t>
      </w:r>
      <w:r>
        <w:rPr>
          <w:spacing w:val="-8"/>
        </w:rPr>
        <w:t xml:space="preserve"> </w:t>
      </w:r>
      <w:r>
        <w:t>404</w:t>
      </w:r>
      <w:r>
        <w:rPr>
          <w:spacing w:val="-5"/>
        </w:rPr>
        <w:t xml:space="preserve"> </w:t>
      </w:r>
      <w:r>
        <w:t>of</w:t>
      </w:r>
      <w:r>
        <w:rPr>
          <w:spacing w:val="-7"/>
        </w:rPr>
        <w:t xml:space="preserve"> </w:t>
      </w:r>
      <w:r>
        <w:t>the</w:t>
      </w:r>
      <w:r>
        <w:rPr>
          <w:spacing w:val="-7"/>
        </w:rPr>
        <w:t xml:space="preserve"> </w:t>
      </w:r>
      <w:r>
        <w:t>Act</w:t>
      </w:r>
      <w:r>
        <w:rPr>
          <w:spacing w:val="-7"/>
        </w:rPr>
        <w:t xml:space="preserve"> </w:t>
      </w:r>
      <w:r>
        <w:t>requiring</w:t>
      </w:r>
      <w:r>
        <w:rPr>
          <w:spacing w:val="-7"/>
        </w:rPr>
        <w:t xml:space="preserve"> </w:t>
      </w:r>
      <w:r>
        <w:t xml:space="preserve">each annual report filed under Section 13(a) or 15(d) of the </w:t>
      </w:r>
      <w:r>
        <w:rPr>
          <w:i/>
        </w:rPr>
        <w:t xml:space="preserve">Securities Exchange Act of 1934 </w:t>
      </w:r>
      <w:r>
        <w:t>to contain an internal control report from</w:t>
      </w:r>
      <w:r>
        <w:rPr>
          <w:spacing w:val="-13"/>
        </w:rPr>
        <w:t xml:space="preserve"> </w:t>
      </w:r>
      <w:r>
        <w:t>management.</w:t>
      </w:r>
    </w:p>
    <w:p w14:paraId="45136A98" w14:textId="77777777" w:rsidR="00FF51EC" w:rsidRDefault="0004013B" w:rsidP="00C92B08">
      <w:pPr>
        <w:pStyle w:val="ListParagraph"/>
        <w:numPr>
          <w:ilvl w:val="2"/>
          <w:numId w:val="13"/>
        </w:numPr>
        <w:tabs>
          <w:tab w:val="left" w:pos="518"/>
        </w:tabs>
        <w:spacing w:before="58"/>
        <w:ind w:left="517" w:hanging="360"/>
        <w:jc w:val="both"/>
        <w:rPr>
          <w:b/>
          <w:sz w:val="16"/>
        </w:rPr>
      </w:pPr>
      <w:r>
        <w:rPr>
          <w:b/>
          <w:sz w:val="16"/>
        </w:rPr>
        <w:t>N</w:t>
      </w:r>
      <w:r>
        <w:rPr>
          <w:b/>
          <w:sz w:val="13"/>
        </w:rPr>
        <w:t>ATIONAL</w:t>
      </w:r>
      <w:r>
        <w:rPr>
          <w:b/>
          <w:spacing w:val="-3"/>
          <w:sz w:val="13"/>
        </w:rPr>
        <w:t xml:space="preserve"> </w:t>
      </w:r>
      <w:r>
        <w:rPr>
          <w:b/>
          <w:sz w:val="16"/>
        </w:rPr>
        <w:t>I</w:t>
      </w:r>
      <w:r>
        <w:rPr>
          <w:b/>
          <w:sz w:val="13"/>
        </w:rPr>
        <w:t>NSTRUMENT</w:t>
      </w:r>
      <w:r>
        <w:rPr>
          <w:b/>
          <w:sz w:val="16"/>
        </w:rPr>
        <w:t>52-109.</w:t>
      </w:r>
    </w:p>
    <w:p w14:paraId="14ED2F46" w14:textId="77777777" w:rsidR="00FF51EC" w:rsidRDefault="0004013B">
      <w:pPr>
        <w:pStyle w:val="BodyText"/>
        <w:spacing w:before="60"/>
        <w:ind w:left="157" w:right="255"/>
        <w:jc w:val="both"/>
      </w:pPr>
      <w:r>
        <w:t xml:space="preserve">Except as set forth in the Engagement Letter, Client acknowledges that completion of the engagement or acceptance of KPMG's reports, advice, </w:t>
      </w:r>
      <w:proofErr w:type="gramStart"/>
      <w:r>
        <w:t>recommendations</w:t>
      </w:r>
      <w:proofErr w:type="gramEnd"/>
    </w:p>
    <w:p w14:paraId="6A3B530A" w14:textId="77777777" w:rsidR="00FF51EC" w:rsidRDefault="00FF51EC">
      <w:pPr>
        <w:jc w:val="both"/>
        <w:sectPr w:rsidR="00FF51EC">
          <w:type w:val="continuous"/>
          <w:pgSz w:w="12240" w:h="15840"/>
          <w:pgMar w:top="1660" w:right="920" w:bottom="1080" w:left="960" w:header="720" w:footer="720" w:gutter="0"/>
          <w:cols w:num="2" w:space="720" w:equalWidth="0">
            <w:col w:w="5779" w:space="40"/>
            <w:col w:w="4541"/>
          </w:cols>
        </w:sectPr>
      </w:pPr>
    </w:p>
    <w:p w14:paraId="00ED92D5" w14:textId="77777777" w:rsidR="00FF51EC" w:rsidRDefault="00FF51EC">
      <w:pPr>
        <w:pStyle w:val="BodyText"/>
        <w:rPr>
          <w:sz w:val="20"/>
        </w:rPr>
      </w:pPr>
    </w:p>
    <w:p w14:paraId="3526B3F2" w14:textId="77777777" w:rsidR="00FF51EC" w:rsidRDefault="00FF51EC">
      <w:pPr>
        <w:rPr>
          <w:sz w:val="20"/>
        </w:rPr>
        <w:sectPr w:rsidR="00FF51EC">
          <w:pgSz w:w="12240" w:h="15840"/>
          <w:pgMar w:top="1840" w:right="920" w:bottom="1260" w:left="960" w:header="775" w:footer="1070" w:gutter="0"/>
          <w:cols w:space="720"/>
        </w:sectPr>
      </w:pPr>
    </w:p>
    <w:p w14:paraId="28D21818" w14:textId="77777777" w:rsidR="00FF51EC" w:rsidRDefault="00FF51EC">
      <w:pPr>
        <w:pStyle w:val="BodyText"/>
        <w:spacing w:before="11"/>
        <w:rPr>
          <w:sz w:val="20"/>
        </w:rPr>
      </w:pPr>
    </w:p>
    <w:p w14:paraId="1EF31325" w14:textId="77777777" w:rsidR="00FF51EC" w:rsidRDefault="0004013B">
      <w:pPr>
        <w:pStyle w:val="BodyText"/>
        <w:ind w:left="1645" w:right="2"/>
        <w:jc w:val="both"/>
      </w:pPr>
      <w:r>
        <w:t xml:space="preserve">and other deliverables resulting from the engagement will not constitute a basis for Client's evaluation of disclosure controls and procedures and internal control over financial reporting, or its compliance with its CEO/CFO certification requirements under </w:t>
      </w:r>
      <w:r>
        <w:rPr>
          <w:i/>
        </w:rPr>
        <w:t>National Instrument 52-109, Certification of Disclosure in Issuers' Annual and Interim Filings</w:t>
      </w:r>
      <w:r>
        <w:t>, including those related to the design of disclosure controls and procedures and internal control over financial reporting.</w:t>
      </w:r>
    </w:p>
    <w:p w14:paraId="6E323A08" w14:textId="77777777" w:rsidR="00FF51EC" w:rsidRDefault="0004013B" w:rsidP="00C92B08">
      <w:pPr>
        <w:pStyle w:val="ListParagraph"/>
        <w:numPr>
          <w:ilvl w:val="2"/>
          <w:numId w:val="13"/>
        </w:numPr>
        <w:tabs>
          <w:tab w:val="left" w:pos="2006"/>
        </w:tabs>
        <w:spacing w:before="58"/>
        <w:ind w:left="2005" w:hanging="360"/>
        <w:jc w:val="both"/>
        <w:rPr>
          <w:b/>
          <w:sz w:val="16"/>
        </w:rPr>
      </w:pPr>
      <w:r>
        <w:rPr>
          <w:b/>
          <w:sz w:val="16"/>
        </w:rPr>
        <w:t>S</w:t>
      </w:r>
      <w:r>
        <w:rPr>
          <w:b/>
          <w:sz w:val="13"/>
        </w:rPr>
        <w:t xml:space="preserve">PECIFIC </w:t>
      </w:r>
      <w:r>
        <w:rPr>
          <w:b/>
          <w:sz w:val="16"/>
        </w:rPr>
        <w:t>A</w:t>
      </w:r>
      <w:r>
        <w:rPr>
          <w:b/>
          <w:sz w:val="13"/>
        </w:rPr>
        <w:t>CCOUNTING AND</w:t>
      </w:r>
      <w:r>
        <w:rPr>
          <w:b/>
          <w:spacing w:val="-3"/>
          <w:sz w:val="13"/>
        </w:rPr>
        <w:t xml:space="preserve"> </w:t>
      </w:r>
      <w:r>
        <w:rPr>
          <w:b/>
          <w:sz w:val="13"/>
        </w:rPr>
        <w:t>OTHER</w:t>
      </w:r>
      <w:r>
        <w:rPr>
          <w:b/>
          <w:sz w:val="16"/>
        </w:rPr>
        <w:t>A</w:t>
      </w:r>
      <w:r>
        <w:rPr>
          <w:b/>
          <w:sz w:val="13"/>
        </w:rPr>
        <w:t>DVICE</w:t>
      </w:r>
      <w:r>
        <w:rPr>
          <w:b/>
          <w:sz w:val="16"/>
        </w:rPr>
        <w:t>.</w:t>
      </w:r>
    </w:p>
    <w:p w14:paraId="17E94752" w14:textId="77777777" w:rsidR="00FF51EC" w:rsidRDefault="0004013B">
      <w:pPr>
        <w:pStyle w:val="BodyText"/>
        <w:spacing w:before="63"/>
        <w:ind w:left="1645" w:right="2"/>
        <w:jc w:val="both"/>
      </w:pPr>
      <w:r>
        <w:t>Except as set forth in the Engagement Letter, the engagement</w:t>
      </w:r>
      <w:r>
        <w:rPr>
          <w:spacing w:val="-8"/>
        </w:rPr>
        <w:t xml:space="preserve"> </w:t>
      </w:r>
      <w:r>
        <w:t>does</w:t>
      </w:r>
      <w:r>
        <w:rPr>
          <w:spacing w:val="-5"/>
        </w:rPr>
        <w:t xml:space="preserve"> </w:t>
      </w:r>
      <w:r>
        <w:t>not</w:t>
      </w:r>
      <w:r>
        <w:rPr>
          <w:spacing w:val="-6"/>
        </w:rPr>
        <w:t xml:space="preserve"> </w:t>
      </w:r>
      <w:r>
        <w:t>contemplate</w:t>
      </w:r>
      <w:r>
        <w:rPr>
          <w:spacing w:val="-12"/>
        </w:rPr>
        <w:t xml:space="preserve"> </w:t>
      </w:r>
      <w:r>
        <w:t>the</w:t>
      </w:r>
      <w:r>
        <w:rPr>
          <w:spacing w:val="-5"/>
        </w:rPr>
        <w:t xml:space="preserve"> </w:t>
      </w:r>
      <w:r>
        <w:t>provision</w:t>
      </w:r>
      <w:r>
        <w:rPr>
          <w:spacing w:val="-7"/>
        </w:rPr>
        <w:t xml:space="preserve"> </w:t>
      </w:r>
      <w:r>
        <w:t>of</w:t>
      </w:r>
      <w:r>
        <w:rPr>
          <w:spacing w:val="-6"/>
        </w:rPr>
        <w:t xml:space="preserve"> </w:t>
      </w:r>
      <w:r>
        <w:t>specific accounting advice or opinions or the issuance of a written report</w:t>
      </w:r>
      <w:r>
        <w:rPr>
          <w:spacing w:val="-12"/>
        </w:rPr>
        <w:t xml:space="preserve"> </w:t>
      </w:r>
      <w:r>
        <w:t>on</w:t>
      </w:r>
      <w:r>
        <w:rPr>
          <w:spacing w:val="-12"/>
        </w:rPr>
        <w:t xml:space="preserve"> </w:t>
      </w:r>
      <w:r>
        <w:t>the</w:t>
      </w:r>
      <w:r>
        <w:rPr>
          <w:spacing w:val="-12"/>
        </w:rPr>
        <w:t xml:space="preserve"> </w:t>
      </w:r>
      <w:r>
        <w:t>application</w:t>
      </w:r>
      <w:r>
        <w:rPr>
          <w:spacing w:val="-12"/>
        </w:rPr>
        <w:t xml:space="preserve"> </w:t>
      </w:r>
      <w:r>
        <w:t>of</w:t>
      </w:r>
      <w:r>
        <w:rPr>
          <w:spacing w:val="-12"/>
        </w:rPr>
        <w:t xml:space="preserve"> </w:t>
      </w:r>
      <w:r>
        <w:t>accounting</w:t>
      </w:r>
      <w:r>
        <w:rPr>
          <w:spacing w:val="-12"/>
        </w:rPr>
        <w:t xml:space="preserve"> </w:t>
      </w:r>
      <w:r>
        <w:t>standards</w:t>
      </w:r>
      <w:r>
        <w:rPr>
          <w:spacing w:val="-11"/>
        </w:rPr>
        <w:t xml:space="preserve"> </w:t>
      </w:r>
      <w:r>
        <w:t>to</w:t>
      </w:r>
      <w:r>
        <w:rPr>
          <w:spacing w:val="-12"/>
        </w:rPr>
        <w:t xml:space="preserve"> </w:t>
      </w:r>
      <w:r>
        <w:t>specific transactions and facts and circumstances of Client. Such services, if requested, would be provided pursuant to a separate</w:t>
      </w:r>
      <w:r>
        <w:rPr>
          <w:spacing w:val="-8"/>
        </w:rPr>
        <w:t xml:space="preserve"> </w:t>
      </w:r>
      <w:r>
        <w:t>engagement.</w:t>
      </w:r>
    </w:p>
    <w:p w14:paraId="6B61E123" w14:textId="77777777" w:rsidR="00FF51EC" w:rsidRDefault="0004013B">
      <w:pPr>
        <w:pStyle w:val="BodyText"/>
        <w:ind w:left="1645" w:right="1"/>
        <w:jc w:val="both"/>
      </w:pPr>
      <w:r>
        <w:t>Client should consult with and/or engage legal counsel for the purpose of advising on legal aspects of matters on which KPMG provides its advice and drafting any legal documents and/or agreements that may be required. To the extent legal counsel or other professional service providers are required, Client is exclusively responsible for engaging and paying such service providers.</w:t>
      </w:r>
    </w:p>
    <w:p w14:paraId="2506FF71" w14:textId="77777777" w:rsidR="00FF51EC" w:rsidRDefault="0004013B" w:rsidP="00C92B08">
      <w:pPr>
        <w:pStyle w:val="ListParagraph"/>
        <w:numPr>
          <w:ilvl w:val="2"/>
          <w:numId w:val="13"/>
        </w:numPr>
        <w:tabs>
          <w:tab w:val="left" w:pos="2006"/>
        </w:tabs>
        <w:spacing w:before="58"/>
        <w:ind w:left="2005" w:hanging="360"/>
        <w:jc w:val="both"/>
        <w:rPr>
          <w:b/>
          <w:sz w:val="16"/>
        </w:rPr>
      </w:pPr>
      <w:r>
        <w:rPr>
          <w:b/>
          <w:sz w:val="16"/>
        </w:rPr>
        <w:t>T</w:t>
      </w:r>
      <w:r>
        <w:rPr>
          <w:b/>
          <w:sz w:val="13"/>
        </w:rPr>
        <w:t>AX</w:t>
      </w:r>
      <w:r>
        <w:rPr>
          <w:b/>
          <w:spacing w:val="-17"/>
          <w:sz w:val="13"/>
        </w:rPr>
        <w:t xml:space="preserve"> </w:t>
      </w:r>
      <w:r>
        <w:rPr>
          <w:b/>
          <w:sz w:val="16"/>
        </w:rPr>
        <w:t>S</w:t>
      </w:r>
      <w:r>
        <w:rPr>
          <w:b/>
          <w:sz w:val="13"/>
        </w:rPr>
        <w:t>ERVICES</w:t>
      </w:r>
      <w:r>
        <w:rPr>
          <w:b/>
          <w:sz w:val="16"/>
        </w:rPr>
        <w:t>.</w:t>
      </w:r>
    </w:p>
    <w:p w14:paraId="1882521E" w14:textId="77777777" w:rsidR="00FF51EC" w:rsidRDefault="0004013B" w:rsidP="00C92B08">
      <w:pPr>
        <w:pStyle w:val="ListParagraph"/>
        <w:numPr>
          <w:ilvl w:val="0"/>
          <w:numId w:val="3"/>
        </w:numPr>
        <w:tabs>
          <w:tab w:val="left" w:pos="2008"/>
        </w:tabs>
        <w:spacing w:before="57" w:line="244" w:lineRule="auto"/>
        <w:ind w:right="4" w:firstLine="0"/>
        <w:jc w:val="both"/>
        <w:rPr>
          <w:sz w:val="16"/>
        </w:rPr>
      </w:pPr>
      <w:r>
        <w:rPr>
          <w:sz w:val="16"/>
        </w:rPr>
        <w:t>If tax work is specifically requested by Client, KPMG will</w:t>
      </w:r>
      <w:r>
        <w:rPr>
          <w:spacing w:val="-11"/>
          <w:sz w:val="16"/>
        </w:rPr>
        <w:t xml:space="preserve"> </w:t>
      </w:r>
      <w:r>
        <w:rPr>
          <w:sz w:val="16"/>
        </w:rPr>
        <w:t>perform</w:t>
      </w:r>
      <w:r>
        <w:rPr>
          <w:spacing w:val="-10"/>
          <w:sz w:val="16"/>
        </w:rPr>
        <w:t xml:space="preserve"> </w:t>
      </w:r>
      <w:r>
        <w:rPr>
          <w:sz w:val="16"/>
        </w:rPr>
        <w:t>the</w:t>
      </w:r>
      <w:r>
        <w:rPr>
          <w:spacing w:val="-12"/>
          <w:sz w:val="16"/>
        </w:rPr>
        <w:t xml:space="preserve"> </w:t>
      </w:r>
      <w:r>
        <w:rPr>
          <w:sz w:val="16"/>
        </w:rPr>
        <w:t>procedures</w:t>
      </w:r>
      <w:r>
        <w:rPr>
          <w:spacing w:val="-11"/>
          <w:sz w:val="16"/>
        </w:rPr>
        <w:t xml:space="preserve"> </w:t>
      </w:r>
      <w:r>
        <w:rPr>
          <w:sz w:val="16"/>
        </w:rPr>
        <w:t>in</w:t>
      </w:r>
      <w:r>
        <w:rPr>
          <w:spacing w:val="-13"/>
          <w:sz w:val="16"/>
        </w:rPr>
        <w:t xml:space="preserve"> </w:t>
      </w:r>
      <w:r>
        <w:rPr>
          <w:sz w:val="16"/>
        </w:rPr>
        <w:t>accordance</w:t>
      </w:r>
      <w:r>
        <w:rPr>
          <w:spacing w:val="-12"/>
          <w:sz w:val="16"/>
        </w:rPr>
        <w:t xml:space="preserve"> </w:t>
      </w:r>
      <w:r>
        <w:rPr>
          <w:sz w:val="16"/>
        </w:rPr>
        <w:t>with</w:t>
      </w:r>
      <w:r>
        <w:rPr>
          <w:spacing w:val="-13"/>
          <w:sz w:val="16"/>
        </w:rPr>
        <w:t xml:space="preserve"> </w:t>
      </w:r>
      <w:r>
        <w:rPr>
          <w:sz w:val="16"/>
        </w:rPr>
        <w:t>this</w:t>
      </w:r>
      <w:r>
        <w:rPr>
          <w:spacing w:val="-10"/>
          <w:sz w:val="16"/>
        </w:rPr>
        <w:t xml:space="preserve"> </w:t>
      </w:r>
      <w:proofErr w:type="gramStart"/>
      <w:r>
        <w:rPr>
          <w:sz w:val="16"/>
        </w:rPr>
        <w:t>Section</w:t>
      </w:r>
      <w:proofErr w:type="gramEnd"/>
    </w:p>
    <w:p w14:paraId="5A9507FD" w14:textId="77777777" w:rsidR="00FF51EC" w:rsidRDefault="0004013B" w:rsidP="00C92B08">
      <w:pPr>
        <w:pStyle w:val="ListParagraph"/>
        <w:numPr>
          <w:ilvl w:val="0"/>
          <w:numId w:val="2"/>
        </w:numPr>
        <w:tabs>
          <w:tab w:val="left" w:pos="1910"/>
        </w:tabs>
        <w:ind w:firstLine="0"/>
        <w:jc w:val="both"/>
        <w:rPr>
          <w:sz w:val="16"/>
        </w:rPr>
      </w:pPr>
      <w:r>
        <w:rPr>
          <w:sz w:val="16"/>
        </w:rPr>
        <w:t>KPMG</w:t>
      </w:r>
      <w:r>
        <w:rPr>
          <w:spacing w:val="-10"/>
          <w:sz w:val="16"/>
        </w:rPr>
        <w:t xml:space="preserve"> </w:t>
      </w:r>
      <w:r>
        <w:rPr>
          <w:sz w:val="16"/>
        </w:rPr>
        <w:t>will</w:t>
      </w:r>
      <w:r>
        <w:rPr>
          <w:spacing w:val="-6"/>
          <w:sz w:val="16"/>
        </w:rPr>
        <w:t xml:space="preserve"> </w:t>
      </w:r>
      <w:r>
        <w:rPr>
          <w:sz w:val="16"/>
        </w:rPr>
        <w:t>base</w:t>
      </w:r>
      <w:r>
        <w:rPr>
          <w:spacing w:val="-10"/>
          <w:sz w:val="16"/>
        </w:rPr>
        <w:t xml:space="preserve"> </w:t>
      </w:r>
      <w:r>
        <w:rPr>
          <w:sz w:val="16"/>
        </w:rPr>
        <w:t>its</w:t>
      </w:r>
      <w:r>
        <w:rPr>
          <w:spacing w:val="-8"/>
          <w:sz w:val="16"/>
        </w:rPr>
        <w:t xml:space="preserve"> </w:t>
      </w:r>
      <w:r>
        <w:rPr>
          <w:sz w:val="16"/>
        </w:rPr>
        <w:t>findings</w:t>
      </w:r>
      <w:r>
        <w:rPr>
          <w:spacing w:val="-3"/>
          <w:sz w:val="16"/>
        </w:rPr>
        <w:t xml:space="preserve"> </w:t>
      </w:r>
      <w:r>
        <w:rPr>
          <w:sz w:val="16"/>
        </w:rPr>
        <w:t>exclusively</w:t>
      </w:r>
      <w:r>
        <w:rPr>
          <w:spacing w:val="-8"/>
          <w:sz w:val="16"/>
        </w:rPr>
        <w:t xml:space="preserve"> </w:t>
      </w:r>
      <w:r>
        <w:rPr>
          <w:sz w:val="16"/>
        </w:rPr>
        <w:t>on</w:t>
      </w:r>
      <w:r>
        <w:rPr>
          <w:spacing w:val="-11"/>
          <w:sz w:val="16"/>
        </w:rPr>
        <w:t xml:space="preserve"> </w:t>
      </w:r>
      <w:r>
        <w:rPr>
          <w:sz w:val="16"/>
        </w:rPr>
        <w:t>the</w:t>
      </w:r>
      <w:r>
        <w:rPr>
          <w:spacing w:val="-10"/>
          <w:sz w:val="16"/>
        </w:rPr>
        <w:t xml:space="preserve"> </w:t>
      </w:r>
      <w:r>
        <w:rPr>
          <w:sz w:val="16"/>
        </w:rPr>
        <w:t>facts</w:t>
      </w:r>
      <w:r>
        <w:rPr>
          <w:spacing w:val="-9"/>
          <w:sz w:val="16"/>
        </w:rPr>
        <w:t xml:space="preserve"> </w:t>
      </w:r>
      <w:r>
        <w:rPr>
          <w:sz w:val="16"/>
        </w:rPr>
        <w:t>and assumptions provided to KPMG by Client and Client's personnel</w:t>
      </w:r>
      <w:r>
        <w:rPr>
          <w:spacing w:val="-3"/>
          <w:sz w:val="16"/>
        </w:rPr>
        <w:t xml:space="preserve"> </w:t>
      </w:r>
      <w:r>
        <w:rPr>
          <w:sz w:val="16"/>
        </w:rPr>
        <w:t>and</w:t>
      </w:r>
      <w:r>
        <w:rPr>
          <w:spacing w:val="-4"/>
          <w:sz w:val="16"/>
        </w:rPr>
        <w:t xml:space="preserve"> </w:t>
      </w:r>
      <w:r>
        <w:rPr>
          <w:sz w:val="16"/>
        </w:rPr>
        <w:t>advisors.</w:t>
      </w:r>
      <w:r>
        <w:rPr>
          <w:spacing w:val="-6"/>
          <w:sz w:val="16"/>
        </w:rPr>
        <w:t xml:space="preserve"> </w:t>
      </w:r>
      <w:r>
        <w:rPr>
          <w:sz w:val="16"/>
        </w:rPr>
        <w:t>KPMG</w:t>
      </w:r>
      <w:r>
        <w:rPr>
          <w:spacing w:val="-9"/>
          <w:sz w:val="16"/>
        </w:rPr>
        <w:t xml:space="preserve"> </w:t>
      </w:r>
      <w:r>
        <w:rPr>
          <w:sz w:val="16"/>
        </w:rPr>
        <w:t>will</w:t>
      </w:r>
      <w:r>
        <w:rPr>
          <w:spacing w:val="-6"/>
          <w:sz w:val="16"/>
        </w:rPr>
        <w:t xml:space="preserve"> </w:t>
      </w:r>
      <w:r>
        <w:rPr>
          <w:sz w:val="16"/>
        </w:rPr>
        <w:t>consider</w:t>
      </w:r>
      <w:r>
        <w:rPr>
          <w:spacing w:val="-8"/>
          <w:sz w:val="16"/>
        </w:rPr>
        <w:t xml:space="preserve"> </w:t>
      </w:r>
      <w:r>
        <w:rPr>
          <w:sz w:val="16"/>
        </w:rPr>
        <w:t>the</w:t>
      </w:r>
      <w:r>
        <w:rPr>
          <w:spacing w:val="-6"/>
          <w:sz w:val="16"/>
        </w:rPr>
        <w:t xml:space="preserve"> </w:t>
      </w:r>
      <w:r>
        <w:rPr>
          <w:sz w:val="16"/>
        </w:rPr>
        <w:t xml:space="preserve">applicable provisions of the relevant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w:t>
      </w:r>
      <w:r>
        <w:rPr>
          <w:spacing w:val="-9"/>
          <w:sz w:val="16"/>
        </w:rPr>
        <w:t xml:space="preserve">as </w:t>
      </w:r>
      <w:r>
        <w:rPr>
          <w:sz w:val="16"/>
        </w:rPr>
        <w:t>proposed. For certainty, in the case of US tax services, KPMG</w:t>
      </w:r>
      <w:r>
        <w:rPr>
          <w:spacing w:val="-9"/>
          <w:sz w:val="16"/>
        </w:rPr>
        <w:t xml:space="preserve"> </w:t>
      </w:r>
      <w:r>
        <w:rPr>
          <w:sz w:val="16"/>
        </w:rPr>
        <w:t>shall</w:t>
      </w:r>
      <w:r>
        <w:rPr>
          <w:spacing w:val="-3"/>
          <w:sz w:val="16"/>
        </w:rPr>
        <w:t xml:space="preserve"> </w:t>
      </w:r>
      <w:r>
        <w:rPr>
          <w:sz w:val="16"/>
        </w:rPr>
        <w:t>not</w:t>
      </w:r>
      <w:r>
        <w:rPr>
          <w:spacing w:val="-4"/>
          <w:sz w:val="16"/>
        </w:rPr>
        <w:t xml:space="preserve"> </w:t>
      </w:r>
      <w:r>
        <w:rPr>
          <w:sz w:val="16"/>
        </w:rPr>
        <w:t>take</w:t>
      </w:r>
      <w:r>
        <w:rPr>
          <w:spacing w:val="-5"/>
          <w:sz w:val="16"/>
        </w:rPr>
        <w:t xml:space="preserve"> </w:t>
      </w:r>
      <w:r>
        <w:rPr>
          <w:sz w:val="16"/>
        </w:rPr>
        <w:t>into</w:t>
      </w:r>
      <w:r>
        <w:rPr>
          <w:spacing w:val="-4"/>
          <w:sz w:val="16"/>
        </w:rPr>
        <w:t xml:space="preserve"> </w:t>
      </w:r>
      <w:r>
        <w:rPr>
          <w:sz w:val="16"/>
        </w:rPr>
        <w:t>account</w:t>
      </w:r>
      <w:r>
        <w:rPr>
          <w:spacing w:val="-6"/>
          <w:sz w:val="16"/>
        </w:rPr>
        <w:t xml:space="preserve"> </w:t>
      </w:r>
      <w:r>
        <w:rPr>
          <w:sz w:val="16"/>
        </w:rPr>
        <w:t>any</w:t>
      </w:r>
      <w:r>
        <w:rPr>
          <w:spacing w:val="-3"/>
          <w:sz w:val="16"/>
        </w:rPr>
        <w:t xml:space="preserve"> </w:t>
      </w:r>
      <w:r>
        <w:rPr>
          <w:sz w:val="16"/>
        </w:rPr>
        <w:t>specific</w:t>
      </w:r>
      <w:r>
        <w:rPr>
          <w:spacing w:val="-3"/>
          <w:sz w:val="16"/>
        </w:rPr>
        <w:t xml:space="preserve"> </w:t>
      </w:r>
      <w:r>
        <w:rPr>
          <w:sz w:val="16"/>
        </w:rPr>
        <w:t>proposals</w:t>
      </w:r>
      <w:r>
        <w:rPr>
          <w:spacing w:val="-3"/>
          <w:sz w:val="16"/>
        </w:rPr>
        <w:t xml:space="preserve"> </w:t>
      </w:r>
      <w:r>
        <w:rPr>
          <w:sz w:val="16"/>
        </w:rPr>
        <w:t>to amend such statutes, regulations and treaties. The authorities referred to in this subsection 29(a) are subject to</w:t>
      </w:r>
      <w:r>
        <w:rPr>
          <w:spacing w:val="-8"/>
          <w:sz w:val="16"/>
        </w:rPr>
        <w:t xml:space="preserve"> </w:t>
      </w:r>
      <w:r>
        <w:rPr>
          <w:sz w:val="16"/>
        </w:rPr>
        <w:t>change,</w:t>
      </w:r>
      <w:r>
        <w:rPr>
          <w:spacing w:val="-6"/>
          <w:sz w:val="16"/>
        </w:rPr>
        <w:t xml:space="preserve"> </w:t>
      </w:r>
      <w:r>
        <w:rPr>
          <w:sz w:val="16"/>
        </w:rPr>
        <w:t>retroactively</w:t>
      </w:r>
      <w:r>
        <w:rPr>
          <w:spacing w:val="-6"/>
          <w:sz w:val="16"/>
        </w:rPr>
        <w:t xml:space="preserve"> </w:t>
      </w:r>
      <w:r>
        <w:rPr>
          <w:sz w:val="16"/>
        </w:rPr>
        <w:t>and/or</w:t>
      </w:r>
      <w:r>
        <w:rPr>
          <w:spacing w:val="-7"/>
          <w:sz w:val="16"/>
        </w:rPr>
        <w:t xml:space="preserve"> </w:t>
      </w:r>
      <w:r>
        <w:rPr>
          <w:sz w:val="16"/>
        </w:rPr>
        <w:t>prospectively,</w:t>
      </w:r>
      <w:r>
        <w:rPr>
          <w:spacing w:val="-6"/>
          <w:sz w:val="16"/>
        </w:rPr>
        <w:t xml:space="preserve"> </w:t>
      </w:r>
      <w:r>
        <w:rPr>
          <w:sz w:val="16"/>
        </w:rPr>
        <w:t>and</w:t>
      </w:r>
      <w:r>
        <w:rPr>
          <w:spacing w:val="-8"/>
          <w:sz w:val="16"/>
        </w:rPr>
        <w:t xml:space="preserve"> </w:t>
      </w:r>
      <w:r>
        <w:rPr>
          <w:sz w:val="16"/>
        </w:rPr>
        <w:t>any</w:t>
      </w:r>
      <w:r>
        <w:rPr>
          <w:spacing w:val="-6"/>
          <w:sz w:val="16"/>
        </w:rPr>
        <w:t xml:space="preserve"> </w:t>
      </w:r>
      <w:r>
        <w:rPr>
          <w:sz w:val="16"/>
        </w:rPr>
        <w:t>such changes could affect the validity of KPMG's findings and may result in incremental taxes, interest or penalties. KPMG’s findings will not otherwise take into account or anticipate</w:t>
      </w:r>
      <w:r>
        <w:rPr>
          <w:spacing w:val="-10"/>
          <w:sz w:val="16"/>
        </w:rPr>
        <w:t xml:space="preserve"> </w:t>
      </w:r>
      <w:r>
        <w:rPr>
          <w:sz w:val="16"/>
        </w:rPr>
        <w:t>any</w:t>
      </w:r>
      <w:r>
        <w:rPr>
          <w:spacing w:val="-14"/>
          <w:sz w:val="16"/>
        </w:rPr>
        <w:t xml:space="preserve"> </w:t>
      </w:r>
      <w:r>
        <w:rPr>
          <w:sz w:val="16"/>
        </w:rPr>
        <w:t>changes</w:t>
      </w:r>
      <w:r>
        <w:rPr>
          <w:spacing w:val="-9"/>
          <w:sz w:val="16"/>
        </w:rPr>
        <w:t xml:space="preserve"> </w:t>
      </w:r>
      <w:r>
        <w:rPr>
          <w:sz w:val="16"/>
        </w:rPr>
        <w:t>in</w:t>
      </w:r>
      <w:r>
        <w:rPr>
          <w:spacing w:val="-12"/>
          <w:sz w:val="16"/>
        </w:rPr>
        <w:t xml:space="preserve"> </w:t>
      </w:r>
      <w:r>
        <w:rPr>
          <w:sz w:val="16"/>
        </w:rPr>
        <w:t>law</w:t>
      </w:r>
      <w:r>
        <w:rPr>
          <w:spacing w:val="-13"/>
          <w:sz w:val="16"/>
        </w:rPr>
        <w:t xml:space="preserve"> </w:t>
      </w:r>
      <w:r>
        <w:rPr>
          <w:sz w:val="16"/>
        </w:rPr>
        <w:t>or</w:t>
      </w:r>
      <w:r>
        <w:rPr>
          <w:spacing w:val="-10"/>
          <w:sz w:val="16"/>
        </w:rPr>
        <w:t xml:space="preserve"> </w:t>
      </w:r>
      <w:r>
        <w:rPr>
          <w:sz w:val="16"/>
        </w:rPr>
        <w:t>practice,</w:t>
      </w:r>
      <w:r>
        <w:rPr>
          <w:spacing w:val="-9"/>
          <w:sz w:val="16"/>
        </w:rPr>
        <w:t xml:space="preserve"> </w:t>
      </w:r>
      <w:r>
        <w:rPr>
          <w:sz w:val="16"/>
        </w:rPr>
        <w:t>by</w:t>
      </w:r>
      <w:r>
        <w:rPr>
          <w:spacing w:val="-9"/>
          <w:sz w:val="16"/>
        </w:rPr>
        <w:t xml:space="preserve"> </w:t>
      </w:r>
      <w:r>
        <w:rPr>
          <w:sz w:val="16"/>
        </w:rPr>
        <w:t>way</w:t>
      </w:r>
      <w:r>
        <w:rPr>
          <w:spacing w:val="-9"/>
          <w:sz w:val="16"/>
        </w:rPr>
        <w:t xml:space="preserve"> </w:t>
      </w:r>
      <w:r>
        <w:rPr>
          <w:sz w:val="16"/>
        </w:rPr>
        <w:t>of</w:t>
      </w:r>
      <w:r>
        <w:rPr>
          <w:spacing w:val="-7"/>
          <w:sz w:val="16"/>
        </w:rPr>
        <w:t xml:space="preserve"> </w:t>
      </w:r>
      <w:r>
        <w:rPr>
          <w:sz w:val="16"/>
        </w:rPr>
        <w:t>judicial, governmental or legislative action or interpretation. Unless Client specifically requests otherwise, KPMG will not update tax work to take any such changes into</w:t>
      </w:r>
      <w:r>
        <w:rPr>
          <w:spacing w:val="-37"/>
          <w:sz w:val="16"/>
        </w:rPr>
        <w:t xml:space="preserve"> </w:t>
      </w:r>
      <w:r>
        <w:rPr>
          <w:sz w:val="16"/>
        </w:rPr>
        <w:t>account.</w:t>
      </w:r>
    </w:p>
    <w:p w14:paraId="22604C81" w14:textId="77777777" w:rsidR="00FF51EC" w:rsidRDefault="0004013B" w:rsidP="00C92B08">
      <w:pPr>
        <w:pStyle w:val="ListParagraph"/>
        <w:numPr>
          <w:ilvl w:val="0"/>
          <w:numId w:val="3"/>
        </w:numPr>
        <w:tabs>
          <w:tab w:val="left" w:pos="2009"/>
        </w:tabs>
        <w:ind w:left="1647" w:firstLine="0"/>
        <w:jc w:val="both"/>
        <w:rPr>
          <w:sz w:val="16"/>
        </w:rPr>
      </w:pPr>
      <w:r>
        <w:rPr>
          <w:sz w:val="16"/>
        </w:rPr>
        <w:t xml:space="preserve">KPMG will use professional judgment in providing advice, and will, unless Client instructs otherwise, take the position most </w:t>
      </w:r>
      <w:proofErr w:type="spellStart"/>
      <w:r>
        <w:rPr>
          <w:sz w:val="16"/>
        </w:rPr>
        <w:t>favourable</w:t>
      </w:r>
      <w:proofErr w:type="spellEnd"/>
      <w:r>
        <w:rPr>
          <w:sz w:val="16"/>
        </w:rPr>
        <w:t xml:space="preserve"> to Client whenever reasonable. All returns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w:t>
      </w:r>
      <w:r>
        <w:rPr>
          <w:spacing w:val="-7"/>
          <w:sz w:val="16"/>
        </w:rPr>
        <w:t xml:space="preserve"> </w:t>
      </w:r>
      <w:r>
        <w:rPr>
          <w:sz w:val="16"/>
        </w:rPr>
        <w:t>conclusion.</w:t>
      </w:r>
    </w:p>
    <w:p w14:paraId="6363B14D" w14:textId="77777777" w:rsidR="00FF51EC" w:rsidRDefault="0004013B" w:rsidP="00C92B08">
      <w:pPr>
        <w:pStyle w:val="ListParagraph"/>
        <w:numPr>
          <w:ilvl w:val="0"/>
          <w:numId w:val="3"/>
        </w:numPr>
        <w:tabs>
          <w:tab w:val="left" w:pos="2009"/>
        </w:tabs>
        <w:ind w:left="1646" w:right="2" w:firstLine="0"/>
        <w:jc w:val="both"/>
        <w:rPr>
          <w:sz w:val="16"/>
        </w:rPr>
      </w:pPr>
      <w:r>
        <w:rPr>
          <w:sz w:val="16"/>
        </w:rPr>
        <w:t>Client is also responsible for ensuring that KPMG’s advice is implemented strictly in accordance with KPMG’s recommendations. KPMG is not responsible for any penalties or interest assessed against Client as a result</w:t>
      </w:r>
      <w:r>
        <w:rPr>
          <w:spacing w:val="-14"/>
          <w:sz w:val="16"/>
        </w:rPr>
        <w:t xml:space="preserve"> </w:t>
      </w:r>
      <w:r>
        <w:rPr>
          <w:sz w:val="16"/>
        </w:rPr>
        <w:t>of</w:t>
      </w:r>
    </w:p>
    <w:p w14:paraId="0295B8E8" w14:textId="77777777" w:rsidR="00FF51EC" w:rsidRDefault="0004013B">
      <w:pPr>
        <w:pStyle w:val="BodyText"/>
        <w:spacing w:before="8"/>
        <w:rPr>
          <w:sz w:val="20"/>
        </w:rPr>
      </w:pPr>
      <w:r>
        <w:br w:type="column"/>
      </w:r>
    </w:p>
    <w:p w14:paraId="44E35F44" w14:textId="77777777" w:rsidR="00FF51EC" w:rsidRDefault="0004013B">
      <w:pPr>
        <w:pStyle w:val="BodyText"/>
        <w:ind w:left="151" w:right="258"/>
        <w:jc w:val="both"/>
      </w:pPr>
      <w:r>
        <w:t>a failure by Client to provide KPMG with accurate and complete information.</w:t>
      </w:r>
    </w:p>
    <w:p w14:paraId="61CA9C61" w14:textId="77777777" w:rsidR="00FF51EC" w:rsidRDefault="0004013B" w:rsidP="00C92B08">
      <w:pPr>
        <w:pStyle w:val="ListParagraph"/>
        <w:numPr>
          <w:ilvl w:val="0"/>
          <w:numId w:val="3"/>
        </w:numPr>
        <w:tabs>
          <w:tab w:val="left" w:pos="514"/>
        </w:tabs>
        <w:spacing w:before="1"/>
        <w:ind w:left="151" w:right="252" w:firstLine="0"/>
        <w:jc w:val="both"/>
        <w:rPr>
          <w:sz w:val="16"/>
        </w:rPr>
      </w:pPr>
      <w:r>
        <w:rPr>
          <w:sz w:val="16"/>
        </w:rPr>
        <w:t>Unless expressly provided for, KPMG’s services do not include representing Client in the event of a challenge by the Canada Revenue Agency or other tax or revenue authorities.</w:t>
      </w:r>
    </w:p>
    <w:p w14:paraId="34DE1C91" w14:textId="77777777" w:rsidR="00FF51EC" w:rsidRDefault="00FF51EC">
      <w:pPr>
        <w:pStyle w:val="BodyText"/>
        <w:spacing w:before="4"/>
      </w:pPr>
    </w:p>
    <w:p w14:paraId="47FAACA9" w14:textId="77777777" w:rsidR="00FF51EC" w:rsidRDefault="0004013B" w:rsidP="00C92B08">
      <w:pPr>
        <w:pStyle w:val="ListParagraph"/>
        <w:numPr>
          <w:ilvl w:val="0"/>
          <w:numId w:val="2"/>
        </w:numPr>
        <w:tabs>
          <w:tab w:val="left" w:pos="514"/>
        </w:tabs>
        <w:ind w:left="151" w:right="255" w:firstLine="0"/>
        <w:jc w:val="both"/>
        <w:rPr>
          <w:b/>
          <w:sz w:val="16"/>
        </w:rPr>
      </w:pPr>
      <w:r>
        <w:rPr>
          <w:b/>
          <w:sz w:val="16"/>
        </w:rPr>
        <w:t>T</w:t>
      </w:r>
      <w:r>
        <w:rPr>
          <w:b/>
          <w:sz w:val="13"/>
        </w:rPr>
        <w:t xml:space="preserve">AX </w:t>
      </w:r>
      <w:r>
        <w:rPr>
          <w:b/>
          <w:sz w:val="16"/>
        </w:rPr>
        <w:t>S</w:t>
      </w:r>
      <w:r>
        <w:rPr>
          <w:b/>
          <w:sz w:val="13"/>
        </w:rPr>
        <w:t xml:space="preserve">ERVICES </w:t>
      </w:r>
      <w:r>
        <w:rPr>
          <w:b/>
          <w:sz w:val="16"/>
        </w:rPr>
        <w:t>F</w:t>
      </w:r>
      <w:r>
        <w:rPr>
          <w:b/>
          <w:sz w:val="13"/>
        </w:rPr>
        <w:t xml:space="preserve">OR </w:t>
      </w:r>
      <w:r>
        <w:rPr>
          <w:b/>
          <w:sz w:val="16"/>
        </w:rPr>
        <w:t>SEC R</w:t>
      </w:r>
      <w:r>
        <w:rPr>
          <w:b/>
          <w:sz w:val="13"/>
        </w:rPr>
        <w:t xml:space="preserve">EGISTERED </w:t>
      </w:r>
      <w:r>
        <w:rPr>
          <w:b/>
          <w:sz w:val="16"/>
        </w:rPr>
        <w:t>A</w:t>
      </w:r>
      <w:r>
        <w:rPr>
          <w:b/>
          <w:sz w:val="13"/>
        </w:rPr>
        <w:t xml:space="preserve">UDIT </w:t>
      </w:r>
      <w:r>
        <w:rPr>
          <w:b/>
          <w:sz w:val="16"/>
        </w:rPr>
        <w:t>C</w:t>
      </w:r>
      <w:r>
        <w:rPr>
          <w:b/>
          <w:sz w:val="13"/>
        </w:rPr>
        <w:t>LIENTS AND</w:t>
      </w:r>
      <w:r>
        <w:rPr>
          <w:b/>
          <w:sz w:val="16"/>
        </w:rPr>
        <w:t>/</w:t>
      </w:r>
      <w:r>
        <w:rPr>
          <w:b/>
          <w:sz w:val="13"/>
        </w:rPr>
        <w:t xml:space="preserve">OR </w:t>
      </w:r>
      <w:r>
        <w:rPr>
          <w:b/>
          <w:sz w:val="16"/>
        </w:rPr>
        <w:t>UST</w:t>
      </w:r>
      <w:r>
        <w:rPr>
          <w:b/>
          <w:sz w:val="13"/>
        </w:rPr>
        <w:t>AX</w:t>
      </w:r>
      <w:r>
        <w:rPr>
          <w:b/>
          <w:spacing w:val="1"/>
          <w:sz w:val="13"/>
        </w:rPr>
        <w:t xml:space="preserve"> </w:t>
      </w:r>
      <w:r>
        <w:rPr>
          <w:b/>
          <w:sz w:val="16"/>
        </w:rPr>
        <w:t>S</w:t>
      </w:r>
      <w:r>
        <w:rPr>
          <w:b/>
          <w:sz w:val="13"/>
        </w:rPr>
        <w:t>ERVICES</w:t>
      </w:r>
    </w:p>
    <w:p w14:paraId="76BE9BE5" w14:textId="77777777" w:rsidR="00FF51EC" w:rsidRDefault="0004013B" w:rsidP="00C92B08">
      <w:pPr>
        <w:pStyle w:val="ListParagraph"/>
        <w:numPr>
          <w:ilvl w:val="1"/>
          <w:numId w:val="2"/>
        </w:numPr>
        <w:tabs>
          <w:tab w:val="left" w:pos="514"/>
        </w:tabs>
        <w:spacing w:before="2"/>
        <w:ind w:right="248" w:firstLine="0"/>
        <w:jc w:val="both"/>
        <w:rPr>
          <w:sz w:val="16"/>
        </w:rPr>
      </w:pPr>
      <w:r>
        <w:rPr>
          <w:sz w:val="16"/>
        </w:rPr>
        <w:t>In circumstances where the services provided by KPMG hereunder: (i) involve the delivery of any tax services,</w:t>
      </w:r>
      <w:r>
        <w:rPr>
          <w:spacing w:val="-4"/>
          <w:sz w:val="16"/>
        </w:rPr>
        <w:t xml:space="preserve"> </w:t>
      </w:r>
      <w:r>
        <w:rPr>
          <w:sz w:val="16"/>
        </w:rPr>
        <w:t>Client</w:t>
      </w:r>
      <w:r>
        <w:rPr>
          <w:spacing w:val="-4"/>
          <w:sz w:val="16"/>
        </w:rPr>
        <w:t xml:space="preserve"> </w:t>
      </w:r>
      <w:r>
        <w:rPr>
          <w:sz w:val="16"/>
        </w:rPr>
        <w:t>is</w:t>
      </w:r>
      <w:r>
        <w:rPr>
          <w:spacing w:val="-3"/>
          <w:sz w:val="16"/>
        </w:rPr>
        <w:t xml:space="preserve"> </w:t>
      </w:r>
      <w:r>
        <w:rPr>
          <w:sz w:val="16"/>
        </w:rPr>
        <w:t>or</w:t>
      </w:r>
      <w:r>
        <w:rPr>
          <w:spacing w:val="-9"/>
          <w:sz w:val="16"/>
        </w:rPr>
        <w:t xml:space="preserve"> </w:t>
      </w:r>
      <w:r>
        <w:rPr>
          <w:sz w:val="16"/>
        </w:rPr>
        <w:t>is</w:t>
      </w:r>
      <w:r>
        <w:rPr>
          <w:spacing w:val="-6"/>
          <w:sz w:val="16"/>
        </w:rPr>
        <w:t xml:space="preserve"> </w:t>
      </w:r>
      <w:r>
        <w:rPr>
          <w:sz w:val="16"/>
        </w:rPr>
        <w:t>an</w:t>
      </w:r>
      <w:r>
        <w:rPr>
          <w:spacing w:val="-5"/>
          <w:sz w:val="16"/>
        </w:rPr>
        <w:t xml:space="preserve"> </w:t>
      </w:r>
      <w:r>
        <w:rPr>
          <w:sz w:val="16"/>
        </w:rPr>
        <w:t>affiliate</w:t>
      </w:r>
      <w:r>
        <w:rPr>
          <w:spacing w:val="-4"/>
          <w:sz w:val="16"/>
        </w:rPr>
        <w:t xml:space="preserve"> </w:t>
      </w:r>
      <w:r>
        <w:rPr>
          <w:sz w:val="16"/>
        </w:rPr>
        <w:t>of</w:t>
      </w:r>
      <w:r>
        <w:rPr>
          <w:spacing w:val="-4"/>
          <w:sz w:val="16"/>
        </w:rPr>
        <w:t xml:space="preserve"> </w:t>
      </w:r>
      <w:r>
        <w:rPr>
          <w:sz w:val="16"/>
        </w:rPr>
        <w:t>(whether</w:t>
      </w:r>
      <w:r>
        <w:rPr>
          <w:spacing w:val="-5"/>
          <w:sz w:val="16"/>
        </w:rPr>
        <w:t xml:space="preserve"> </w:t>
      </w:r>
      <w:r>
        <w:rPr>
          <w:sz w:val="16"/>
        </w:rPr>
        <w:t>at</w:t>
      </w:r>
      <w:r>
        <w:rPr>
          <w:spacing w:val="-3"/>
          <w:sz w:val="16"/>
        </w:rPr>
        <w:t xml:space="preserve"> </w:t>
      </w:r>
      <w:r>
        <w:rPr>
          <w:sz w:val="16"/>
        </w:rPr>
        <w:t>the</w:t>
      </w:r>
      <w:r>
        <w:rPr>
          <w:spacing w:val="-10"/>
          <w:sz w:val="16"/>
        </w:rPr>
        <w:t xml:space="preserve"> </w:t>
      </w:r>
      <w:r>
        <w:rPr>
          <w:sz w:val="16"/>
        </w:rPr>
        <w:t>time</w:t>
      </w:r>
      <w:r>
        <w:rPr>
          <w:spacing w:val="-6"/>
          <w:sz w:val="16"/>
        </w:rPr>
        <w:t xml:space="preserve"> </w:t>
      </w:r>
      <w:r>
        <w:rPr>
          <w:sz w:val="16"/>
        </w:rPr>
        <w:t>of the engagement or at any point thereafter) an entity that is registered with the United States Securities and Exchange Commission (“SEC”), and Client or such affiliate is audited by KPMG; or (ii) involve the delivery of US tax services, then the prohibition regarding the distribution of KPMG’s reports and written advice set out in Section 5 of these Terms and Conditions shall not apply and no provision of the Engagement Letter is or is intended to be</w:t>
      </w:r>
      <w:r>
        <w:rPr>
          <w:spacing w:val="-32"/>
          <w:sz w:val="16"/>
        </w:rPr>
        <w:t xml:space="preserve"> </w:t>
      </w:r>
      <w:r>
        <w:rPr>
          <w:sz w:val="16"/>
        </w:rPr>
        <w:t>construed as a condition of confidentiality in relation to the tax services to which (i) and/or (ii) above are applicable. Further, in respect of the services to which (i) and/or (ii) above are applicable, no provision in the Engagement Letter or</w:t>
      </w:r>
      <w:r>
        <w:rPr>
          <w:spacing w:val="-14"/>
          <w:sz w:val="16"/>
        </w:rPr>
        <w:t xml:space="preserve"> </w:t>
      </w:r>
      <w:r>
        <w:rPr>
          <w:sz w:val="16"/>
        </w:rPr>
        <w:t>these Terms and Conditions is or is intended to be construed as a condition of confidentiality within the meaning of Internal Revenue Code (“IRC”) sections 6011, 6111, 6112 or the regulations thereunder, or under any similar or analogous provisions of the laws of a state or other jurisdiction. In particular, Client (and each employee, representative, or other agent of Client) may disclose to any and all persons, without limitation of any kind, the tax treatment and tax structure of any transaction within the scope of the engagement and all materials of any kind (including opinions</w:t>
      </w:r>
      <w:r>
        <w:rPr>
          <w:spacing w:val="-5"/>
          <w:sz w:val="16"/>
        </w:rPr>
        <w:t xml:space="preserve"> </w:t>
      </w:r>
      <w:r>
        <w:rPr>
          <w:sz w:val="16"/>
        </w:rPr>
        <w:t>and</w:t>
      </w:r>
      <w:r>
        <w:rPr>
          <w:spacing w:val="-7"/>
          <w:sz w:val="16"/>
        </w:rPr>
        <w:t xml:space="preserve"> </w:t>
      </w:r>
      <w:r>
        <w:rPr>
          <w:sz w:val="16"/>
        </w:rPr>
        <w:t>other</w:t>
      </w:r>
      <w:r>
        <w:rPr>
          <w:spacing w:val="-8"/>
          <w:sz w:val="16"/>
        </w:rPr>
        <w:t xml:space="preserve"> </w:t>
      </w:r>
      <w:r>
        <w:rPr>
          <w:sz w:val="16"/>
        </w:rPr>
        <w:t>tax</w:t>
      </w:r>
      <w:r>
        <w:rPr>
          <w:spacing w:val="-8"/>
          <w:sz w:val="16"/>
        </w:rPr>
        <w:t xml:space="preserve"> </w:t>
      </w:r>
      <w:r>
        <w:rPr>
          <w:sz w:val="16"/>
        </w:rPr>
        <w:t>analyses)</w:t>
      </w:r>
      <w:r>
        <w:rPr>
          <w:spacing w:val="-9"/>
          <w:sz w:val="16"/>
        </w:rPr>
        <w:t xml:space="preserve"> </w:t>
      </w:r>
      <w:r>
        <w:rPr>
          <w:sz w:val="16"/>
        </w:rPr>
        <w:t>that</w:t>
      </w:r>
      <w:r>
        <w:rPr>
          <w:spacing w:val="-6"/>
          <w:sz w:val="16"/>
        </w:rPr>
        <w:t xml:space="preserve"> </w:t>
      </w:r>
      <w:r>
        <w:rPr>
          <w:sz w:val="16"/>
        </w:rPr>
        <w:t>are</w:t>
      </w:r>
      <w:r>
        <w:rPr>
          <w:spacing w:val="-5"/>
          <w:sz w:val="16"/>
        </w:rPr>
        <w:t xml:space="preserve"> </w:t>
      </w:r>
      <w:r>
        <w:rPr>
          <w:sz w:val="16"/>
        </w:rPr>
        <w:t>provided</w:t>
      </w:r>
      <w:r>
        <w:rPr>
          <w:spacing w:val="-5"/>
          <w:sz w:val="16"/>
        </w:rPr>
        <w:t xml:space="preserve"> </w:t>
      </w:r>
      <w:r>
        <w:rPr>
          <w:sz w:val="16"/>
        </w:rPr>
        <w:t>to</w:t>
      </w:r>
      <w:r>
        <w:rPr>
          <w:spacing w:val="-7"/>
          <w:sz w:val="16"/>
        </w:rPr>
        <w:t xml:space="preserve"> </w:t>
      </w:r>
      <w:r>
        <w:rPr>
          <w:sz w:val="16"/>
        </w:rPr>
        <w:t>Client relating to such tax treatment and tax structure. Client also agrees to use commercially reasonable efforts to inform KPMG of any conditions of confidentiality imposed by third party advisors with respect to any transaction on which KPMG’s advice is requested. Such notification must occur prior to KPMG providing any advice with respect to the transaction.</w:t>
      </w:r>
    </w:p>
    <w:p w14:paraId="096F8B7E" w14:textId="77777777" w:rsidR="00FF51EC" w:rsidRDefault="0004013B" w:rsidP="00C92B08">
      <w:pPr>
        <w:pStyle w:val="ListParagraph"/>
        <w:numPr>
          <w:ilvl w:val="1"/>
          <w:numId w:val="2"/>
        </w:numPr>
        <w:tabs>
          <w:tab w:val="left" w:pos="514"/>
        </w:tabs>
        <w:ind w:right="252" w:firstLine="0"/>
        <w:jc w:val="both"/>
        <w:rPr>
          <w:sz w:val="16"/>
        </w:rPr>
      </w:pPr>
      <w:r>
        <w:rPr>
          <w:sz w:val="16"/>
        </w:rPr>
        <w:t>For certainty, Section 5 of these Terms and Conditions shall continue to apply in its entirety, and this Section 30 shall not apply, to any tax services to which subsection 30(a)(i) and/or (ii) above are not applicable. In this Section 30, the term “affiliate” is interpreted as that term is used by the SEC with reference to auditor independence</w:t>
      </w:r>
      <w:r>
        <w:rPr>
          <w:spacing w:val="-4"/>
          <w:sz w:val="16"/>
        </w:rPr>
        <w:t xml:space="preserve"> </w:t>
      </w:r>
      <w:r>
        <w:rPr>
          <w:sz w:val="16"/>
        </w:rPr>
        <w:t>rules.</w:t>
      </w:r>
    </w:p>
    <w:p w14:paraId="17471873" w14:textId="77777777" w:rsidR="00FF51EC" w:rsidRDefault="0004013B" w:rsidP="00C92B08">
      <w:pPr>
        <w:pStyle w:val="ListParagraph"/>
        <w:numPr>
          <w:ilvl w:val="1"/>
          <w:numId w:val="2"/>
        </w:numPr>
        <w:tabs>
          <w:tab w:val="left" w:pos="514"/>
        </w:tabs>
        <w:ind w:right="250" w:firstLine="0"/>
        <w:jc w:val="both"/>
        <w:rPr>
          <w:sz w:val="16"/>
        </w:rPr>
      </w:pPr>
      <w:r>
        <w:rPr>
          <w:sz w:val="16"/>
        </w:rPr>
        <w:t>In respect of any tax services to which subsection 30(a)(i) or (ii) above are applicable, any reports or advice (“Tax Deliverable”) released to Client in any form or medium shall be supplied by KPMG on the basis that it is for Client’s benefit and use only. If Client refers to or discloses in whole or in part any Tax Deliverable to any third party, Client shall notify such third party in writing as follows: that (i) the tax services performed by KPMG for Client</w:t>
      </w:r>
      <w:r>
        <w:rPr>
          <w:spacing w:val="-5"/>
          <w:sz w:val="16"/>
        </w:rPr>
        <w:t xml:space="preserve"> </w:t>
      </w:r>
      <w:r>
        <w:rPr>
          <w:sz w:val="16"/>
        </w:rPr>
        <w:t>were</w:t>
      </w:r>
      <w:r>
        <w:rPr>
          <w:spacing w:val="-5"/>
          <w:sz w:val="16"/>
        </w:rPr>
        <w:t xml:space="preserve"> </w:t>
      </w:r>
      <w:r>
        <w:rPr>
          <w:sz w:val="16"/>
        </w:rPr>
        <w:t>designed</w:t>
      </w:r>
      <w:r>
        <w:rPr>
          <w:spacing w:val="-7"/>
          <w:sz w:val="16"/>
        </w:rPr>
        <w:t xml:space="preserve"> </w:t>
      </w:r>
      <w:r>
        <w:rPr>
          <w:sz w:val="16"/>
        </w:rPr>
        <w:t>to</w:t>
      </w:r>
      <w:r>
        <w:rPr>
          <w:spacing w:val="-11"/>
          <w:sz w:val="16"/>
        </w:rPr>
        <w:t xml:space="preserve"> </w:t>
      </w:r>
      <w:r>
        <w:rPr>
          <w:sz w:val="16"/>
        </w:rPr>
        <w:t>meet</w:t>
      </w:r>
      <w:r>
        <w:rPr>
          <w:spacing w:val="-6"/>
          <w:sz w:val="16"/>
        </w:rPr>
        <w:t xml:space="preserve"> </w:t>
      </w:r>
      <w:r>
        <w:rPr>
          <w:sz w:val="16"/>
        </w:rPr>
        <w:t>Client’s</w:t>
      </w:r>
      <w:r>
        <w:rPr>
          <w:spacing w:val="-4"/>
          <w:sz w:val="16"/>
        </w:rPr>
        <w:t xml:space="preserve"> </w:t>
      </w:r>
      <w:r>
        <w:rPr>
          <w:sz w:val="16"/>
        </w:rPr>
        <w:t>agreed</w:t>
      </w:r>
      <w:r>
        <w:rPr>
          <w:spacing w:val="-5"/>
          <w:sz w:val="16"/>
        </w:rPr>
        <w:t xml:space="preserve"> </w:t>
      </w:r>
      <w:r>
        <w:rPr>
          <w:sz w:val="16"/>
        </w:rPr>
        <w:t>requirements only, as determined by Client’s needs at the time; (ii) any product of the tax services should not be regarded as suitable to be used or relied upon by any party wishing to acquire any rights against KPMG other than Client; (iii) KPMG</w:t>
      </w:r>
      <w:r>
        <w:rPr>
          <w:spacing w:val="-10"/>
          <w:sz w:val="16"/>
        </w:rPr>
        <w:t xml:space="preserve"> </w:t>
      </w:r>
      <w:r>
        <w:rPr>
          <w:sz w:val="16"/>
        </w:rPr>
        <w:t>does</w:t>
      </w:r>
      <w:r>
        <w:rPr>
          <w:spacing w:val="-5"/>
          <w:sz w:val="16"/>
        </w:rPr>
        <w:t xml:space="preserve"> </w:t>
      </w:r>
      <w:r>
        <w:rPr>
          <w:sz w:val="16"/>
        </w:rPr>
        <w:t>not</w:t>
      </w:r>
      <w:r>
        <w:rPr>
          <w:spacing w:val="-6"/>
          <w:sz w:val="16"/>
        </w:rPr>
        <w:t xml:space="preserve"> </w:t>
      </w:r>
      <w:r>
        <w:rPr>
          <w:sz w:val="16"/>
        </w:rPr>
        <w:t>assume</w:t>
      </w:r>
      <w:r>
        <w:rPr>
          <w:spacing w:val="-10"/>
          <w:sz w:val="16"/>
        </w:rPr>
        <w:t xml:space="preserve"> </w:t>
      </w:r>
      <w:r>
        <w:rPr>
          <w:sz w:val="16"/>
        </w:rPr>
        <w:t>any</w:t>
      </w:r>
      <w:r>
        <w:rPr>
          <w:spacing w:val="-8"/>
          <w:sz w:val="16"/>
        </w:rPr>
        <w:t xml:space="preserve"> </w:t>
      </w:r>
      <w:r>
        <w:rPr>
          <w:sz w:val="16"/>
        </w:rPr>
        <w:t>responsibility</w:t>
      </w:r>
      <w:r>
        <w:rPr>
          <w:spacing w:val="-8"/>
          <w:sz w:val="16"/>
        </w:rPr>
        <w:t xml:space="preserve"> </w:t>
      </w:r>
      <w:r>
        <w:rPr>
          <w:sz w:val="16"/>
        </w:rPr>
        <w:t>in</w:t>
      </w:r>
      <w:r>
        <w:rPr>
          <w:spacing w:val="-10"/>
          <w:sz w:val="16"/>
        </w:rPr>
        <w:t xml:space="preserve"> </w:t>
      </w:r>
      <w:r>
        <w:rPr>
          <w:sz w:val="16"/>
        </w:rPr>
        <w:t>respect</w:t>
      </w:r>
      <w:r>
        <w:rPr>
          <w:spacing w:val="-6"/>
          <w:sz w:val="16"/>
        </w:rPr>
        <w:t xml:space="preserve"> </w:t>
      </w:r>
      <w:r>
        <w:rPr>
          <w:sz w:val="16"/>
        </w:rPr>
        <w:t>of</w:t>
      </w:r>
      <w:r>
        <w:rPr>
          <w:spacing w:val="-7"/>
          <w:sz w:val="16"/>
        </w:rPr>
        <w:t xml:space="preserve"> </w:t>
      </w:r>
      <w:r>
        <w:rPr>
          <w:sz w:val="16"/>
        </w:rPr>
        <w:t>the tax services performed for Client, any product of the tax services,</w:t>
      </w:r>
      <w:r>
        <w:rPr>
          <w:spacing w:val="-12"/>
          <w:sz w:val="16"/>
        </w:rPr>
        <w:t xml:space="preserve"> </w:t>
      </w:r>
      <w:r>
        <w:rPr>
          <w:sz w:val="16"/>
        </w:rPr>
        <w:t>or</w:t>
      </w:r>
      <w:r>
        <w:rPr>
          <w:spacing w:val="-15"/>
          <w:sz w:val="16"/>
        </w:rPr>
        <w:t xml:space="preserve"> </w:t>
      </w:r>
      <w:r>
        <w:rPr>
          <w:sz w:val="16"/>
        </w:rPr>
        <w:t>any</w:t>
      </w:r>
      <w:r>
        <w:rPr>
          <w:spacing w:val="-10"/>
          <w:sz w:val="16"/>
        </w:rPr>
        <w:t xml:space="preserve"> </w:t>
      </w:r>
      <w:r>
        <w:rPr>
          <w:sz w:val="16"/>
        </w:rPr>
        <w:t>judgments,</w:t>
      </w:r>
      <w:r>
        <w:rPr>
          <w:spacing w:val="-13"/>
          <w:sz w:val="16"/>
        </w:rPr>
        <w:t xml:space="preserve"> </w:t>
      </w:r>
      <w:r>
        <w:rPr>
          <w:sz w:val="16"/>
        </w:rPr>
        <w:t>conclusions,</w:t>
      </w:r>
      <w:r>
        <w:rPr>
          <w:spacing w:val="-11"/>
          <w:sz w:val="16"/>
        </w:rPr>
        <w:t xml:space="preserve"> </w:t>
      </w:r>
      <w:r>
        <w:rPr>
          <w:sz w:val="16"/>
        </w:rPr>
        <w:t>opinions,</w:t>
      </w:r>
      <w:r>
        <w:rPr>
          <w:spacing w:val="-13"/>
          <w:sz w:val="16"/>
        </w:rPr>
        <w:t xml:space="preserve"> </w:t>
      </w:r>
      <w:r>
        <w:rPr>
          <w:sz w:val="16"/>
        </w:rPr>
        <w:t>findings</w:t>
      </w:r>
    </w:p>
    <w:p w14:paraId="1D81A5AF"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83" w:space="40"/>
            <w:col w:w="4537"/>
          </w:cols>
        </w:sectPr>
      </w:pPr>
    </w:p>
    <w:p w14:paraId="11BDDD01" w14:textId="77777777" w:rsidR="00FF51EC" w:rsidRDefault="00FF51EC">
      <w:pPr>
        <w:pStyle w:val="BodyText"/>
        <w:rPr>
          <w:sz w:val="20"/>
        </w:rPr>
      </w:pPr>
    </w:p>
    <w:p w14:paraId="3BD42C35" w14:textId="77777777" w:rsidR="00FF51EC" w:rsidRDefault="00FF51EC">
      <w:pPr>
        <w:rPr>
          <w:sz w:val="20"/>
        </w:rPr>
        <w:sectPr w:rsidR="00FF51EC">
          <w:pgSz w:w="12240" w:h="15840"/>
          <w:pgMar w:top="1840" w:right="920" w:bottom="1260" w:left="960" w:header="775" w:footer="1070" w:gutter="0"/>
          <w:cols w:space="720"/>
        </w:sectPr>
      </w:pPr>
    </w:p>
    <w:p w14:paraId="55B0B39C" w14:textId="77777777" w:rsidR="00FF51EC" w:rsidRDefault="00FF51EC">
      <w:pPr>
        <w:pStyle w:val="BodyText"/>
        <w:spacing w:before="11"/>
        <w:rPr>
          <w:sz w:val="20"/>
        </w:rPr>
      </w:pPr>
    </w:p>
    <w:p w14:paraId="76E75703" w14:textId="77777777" w:rsidR="00FF51EC" w:rsidRDefault="0004013B">
      <w:pPr>
        <w:pStyle w:val="BodyText"/>
        <w:ind w:left="1645"/>
        <w:jc w:val="both"/>
      </w:pPr>
      <w:r>
        <w:t xml:space="preserve">or recommendations that KPMG may have formed or </w:t>
      </w:r>
      <w:proofErr w:type="gramStart"/>
      <w:r>
        <w:t>made,</w:t>
      </w:r>
      <w:proofErr w:type="gramEnd"/>
      <w:r>
        <w:t xml:space="preserve"> to any party except Client; (iv) to the fullest extent permitted by law, KPMG accepts no liability in respect of any such matters to any other person; and (v) should any person or entity except Client choose to rely on the tax services</w:t>
      </w:r>
      <w:r>
        <w:rPr>
          <w:spacing w:val="-9"/>
        </w:rPr>
        <w:t xml:space="preserve"> </w:t>
      </w:r>
      <w:r>
        <w:t>or</w:t>
      </w:r>
      <w:r>
        <w:rPr>
          <w:spacing w:val="-9"/>
        </w:rPr>
        <w:t xml:space="preserve"> </w:t>
      </w:r>
      <w:r>
        <w:t>any</w:t>
      </w:r>
      <w:r>
        <w:rPr>
          <w:spacing w:val="-8"/>
        </w:rPr>
        <w:t xml:space="preserve"> </w:t>
      </w:r>
      <w:r>
        <w:t>product</w:t>
      </w:r>
      <w:r>
        <w:rPr>
          <w:spacing w:val="-6"/>
        </w:rPr>
        <w:t xml:space="preserve"> </w:t>
      </w:r>
      <w:r>
        <w:t>thereof,</w:t>
      </w:r>
      <w:r>
        <w:rPr>
          <w:spacing w:val="-6"/>
        </w:rPr>
        <w:t xml:space="preserve"> </w:t>
      </w:r>
      <w:r>
        <w:t>that</w:t>
      </w:r>
      <w:r>
        <w:rPr>
          <w:spacing w:val="-6"/>
        </w:rPr>
        <w:t xml:space="preserve"> </w:t>
      </w:r>
      <w:r>
        <w:t>person</w:t>
      </w:r>
      <w:r>
        <w:rPr>
          <w:spacing w:val="-6"/>
        </w:rPr>
        <w:t xml:space="preserve"> </w:t>
      </w:r>
      <w:r>
        <w:t>or</w:t>
      </w:r>
      <w:r>
        <w:rPr>
          <w:spacing w:val="-7"/>
        </w:rPr>
        <w:t xml:space="preserve"> </w:t>
      </w:r>
      <w:r>
        <w:t>entity</w:t>
      </w:r>
      <w:r>
        <w:rPr>
          <w:spacing w:val="-9"/>
        </w:rPr>
        <w:t xml:space="preserve"> </w:t>
      </w:r>
      <w:r>
        <w:t>will</w:t>
      </w:r>
      <w:r>
        <w:rPr>
          <w:spacing w:val="-6"/>
        </w:rPr>
        <w:t xml:space="preserve"> </w:t>
      </w:r>
      <w:r>
        <w:t>do so at their own risk. Notwithstanding the foregoing, (A) in the</w:t>
      </w:r>
      <w:r>
        <w:rPr>
          <w:spacing w:val="-4"/>
        </w:rPr>
        <w:t xml:space="preserve"> </w:t>
      </w:r>
      <w:r>
        <w:t>event</w:t>
      </w:r>
      <w:r>
        <w:rPr>
          <w:spacing w:val="-4"/>
        </w:rPr>
        <w:t xml:space="preserve"> </w:t>
      </w:r>
      <w:r>
        <w:t>of</w:t>
      </w:r>
      <w:r>
        <w:rPr>
          <w:spacing w:val="-4"/>
        </w:rPr>
        <w:t xml:space="preserve"> </w:t>
      </w:r>
      <w:r>
        <w:t>a</w:t>
      </w:r>
      <w:r>
        <w:rPr>
          <w:spacing w:val="-5"/>
        </w:rPr>
        <w:t xml:space="preserve"> </w:t>
      </w:r>
      <w:r>
        <w:t>disclosure</w:t>
      </w:r>
      <w:r>
        <w:rPr>
          <w:spacing w:val="-9"/>
        </w:rPr>
        <w:t xml:space="preserve"> </w:t>
      </w:r>
      <w:r>
        <w:t>made</w:t>
      </w:r>
      <w:r>
        <w:rPr>
          <w:spacing w:val="-5"/>
        </w:rPr>
        <w:t xml:space="preserve"> </w:t>
      </w:r>
      <w:r>
        <w:t>by</w:t>
      </w:r>
      <w:r>
        <w:rPr>
          <w:spacing w:val="-2"/>
        </w:rPr>
        <w:t xml:space="preserve"> </w:t>
      </w:r>
      <w:r>
        <w:t>Client</w:t>
      </w:r>
      <w:r>
        <w:rPr>
          <w:spacing w:val="-4"/>
        </w:rPr>
        <w:t xml:space="preserve"> </w:t>
      </w:r>
      <w:r>
        <w:t>that</w:t>
      </w:r>
      <w:r>
        <w:rPr>
          <w:spacing w:val="-4"/>
        </w:rPr>
        <w:t xml:space="preserve"> </w:t>
      </w:r>
      <w:r>
        <w:t>is</w:t>
      </w:r>
      <w:r>
        <w:rPr>
          <w:spacing w:val="-3"/>
        </w:rPr>
        <w:t xml:space="preserve"> </w:t>
      </w:r>
      <w:r>
        <w:t>required</w:t>
      </w:r>
      <w:r>
        <w:rPr>
          <w:spacing w:val="-3"/>
        </w:rPr>
        <w:t xml:space="preserve"> </w:t>
      </w:r>
      <w:r>
        <w:t>by law, that is made to a regulatory authority having jurisdiction over Client, or that is made pursuant to subsection 30(a) above, no such notification shall be required and (B) no such notification shall be required with respect to disclosures expressly authorized by the Engagement</w:t>
      </w:r>
      <w:r>
        <w:rPr>
          <w:spacing w:val="-7"/>
        </w:rPr>
        <w:t xml:space="preserve"> </w:t>
      </w:r>
      <w:r>
        <w:t>Letter.</w:t>
      </w:r>
    </w:p>
    <w:p w14:paraId="24020B26" w14:textId="77777777" w:rsidR="00FF51EC" w:rsidRDefault="0004013B" w:rsidP="00C92B08">
      <w:pPr>
        <w:pStyle w:val="ListParagraph"/>
        <w:numPr>
          <w:ilvl w:val="1"/>
          <w:numId w:val="2"/>
        </w:numPr>
        <w:tabs>
          <w:tab w:val="left" w:pos="2008"/>
        </w:tabs>
        <w:ind w:left="1645" w:firstLine="0"/>
        <w:jc w:val="both"/>
        <w:rPr>
          <w:sz w:val="16"/>
        </w:rPr>
      </w:pPr>
      <w:r>
        <w:rPr>
          <w:sz w:val="16"/>
        </w:rPr>
        <w:t>If</w:t>
      </w:r>
      <w:r>
        <w:rPr>
          <w:spacing w:val="-6"/>
          <w:sz w:val="16"/>
        </w:rPr>
        <w:t xml:space="preserve"> </w:t>
      </w:r>
      <w:r>
        <w:rPr>
          <w:sz w:val="16"/>
        </w:rPr>
        <w:t>Client</w:t>
      </w:r>
      <w:r>
        <w:rPr>
          <w:spacing w:val="-4"/>
          <w:sz w:val="16"/>
        </w:rPr>
        <w:t xml:space="preserve"> </w:t>
      </w:r>
      <w:r>
        <w:rPr>
          <w:sz w:val="16"/>
        </w:rPr>
        <w:t>refers</w:t>
      </w:r>
      <w:r>
        <w:rPr>
          <w:spacing w:val="-2"/>
          <w:sz w:val="16"/>
        </w:rPr>
        <w:t xml:space="preserve"> </w:t>
      </w:r>
      <w:r>
        <w:rPr>
          <w:sz w:val="16"/>
        </w:rPr>
        <w:t>or</w:t>
      </w:r>
      <w:r>
        <w:rPr>
          <w:spacing w:val="-4"/>
          <w:sz w:val="16"/>
        </w:rPr>
        <w:t xml:space="preserve"> </w:t>
      </w:r>
      <w:r>
        <w:rPr>
          <w:sz w:val="16"/>
        </w:rPr>
        <w:t>discloses</w:t>
      </w:r>
      <w:r>
        <w:rPr>
          <w:spacing w:val="-4"/>
          <w:sz w:val="16"/>
        </w:rPr>
        <w:t xml:space="preserve"> </w:t>
      </w:r>
      <w:r>
        <w:rPr>
          <w:sz w:val="16"/>
        </w:rPr>
        <w:t>in</w:t>
      </w:r>
      <w:r>
        <w:rPr>
          <w:spacing w:val="-6"/>
          <w:sz w:val="16"/>
        </w:rPr>
        <w:t xml:space="preserve"> </w:t>
      </w:r>
      <w:r>
        <w:rPr>
          <w:sz w:val="16"/>
        </w:rPr>
        <w:t>whole</w:t>
      </w:r>
      <w:r>
        <w:rPr>
          <w:spacing w:val="-6"/>
          <w:sz w:val="16"/>
        </w:rPr>
        <w:t xml:space="preserve"> </w:t>
      </w:r>
      <w:r>
        <w:rPr>
          <w:sz w:val="16"/>
        </w:rPr>
        <w:t>or</w:t>
      </w:r>
      <w:r>
        <w:rPr>
          <w:spacing w:val="-5"/>
          <w:sz w:val="16"/>
        </w:rPr>
        <w:t xml:space="preserve"> </w:t>
      </w:r>
      <w:r>
        <w:rPr>
          <w:sz w:val="16"/>
        </w:rPr>
        <w:t>in</w:t>
      </w:r>
      <w:r>
        <w:rPr>
          <w:spacing w:val="-8"/>
          <w:sz w:val="16"/>
        </w:rPr>
        <w:t xml:space="preserve"> </w:t>
      </w:r>
      <w:r>
        <w:rPr>
          <w:sz w:val="16"/>
        </w:rPr>
        <w:t>part</w:t>
      </w:r>
      <w:r>
        <w:rPr>
          <w:spacing w:val="-3"/>
          <w:sz w:val="16"/>
        </w:rPr>
        <w:t xml:space="preserve"> </w:t>
      </w:r>
      <w:r>
        <w:rPr>
          <w:sz w:val="16"/>
        </w:rPr>
        <w:t>any</w:t>
      </w:r>
      <w:r>
        <w:rPr>
          <w:spacing w:val="-3"/>
          <w:sz w:val="16"/>
        </w:rPr>
        <w:t xml:space="preserve"> </w:t>
      </w:r>
      <w:r>
        <w:rPr>
          <w:sz w:val="16"/>
        </w:rPr>
        <w:t>Tax Deliverable to any third party but does not notify such third party in writing as required in subsection 30(c) above, Client shall compensate KPMG and reimburse KPMG for and protect, indemnify and hold harmless KPMG against any Claim incurred by KPMG (including, without limitation, reasonable legal fees) as a result of, arising from or in connection with any such reference or disclosure, unless KPMG</w:t>
      </w:r>
      <w:r>
        <w:rPr>
          <w:spacing w:val="-3"/>
          <w:sz w:val="16"/>
        </w:rPr>
        <w:t xml:space="preserve"> </w:t>
      </w:r>
      <w:r>
        <w:rPr>
          <w:sz w:val="16"/>
        </w:rPr>
        <w:t>has</w:t>
      </w:r>
      <w:r>
        <w:rPr>
          <w:spacing w:val="1"/>
          <w:sz w:val="16"/>
        </w:rPr>
        <w:t xml:space="preserve"> </w:t>
      </w:r>
      <w:r>
        <w:rPr>
          <w:sz w:val="16"/>
        </w:rPr>
        <w:t>agreed</w:t>
      </w:r>
      <w:r>
        <w:rPr>
          <w:spacing w:val="-5"/>
          <w:sz w:val="16"/>
        </w:rPr>
        <w:t xml:space="preserve"> </w:t>
      </w:r>
      <w:r>
        <w:rPr>
          <w:sz w:val="16"/>
        </w:rPr>
        <w:t>in</w:t>
      </w:r>
      <w:r>
        <w:rPr>
          <w:spacing w:val="-3"/>
          <w:sz w:val="16"/>
        </w:rPr>
        <w:t xml:space="preserve"> </w:t>
      </w:r>
      <w:r>
        <w:rPr>
          <w:sz w:val="16"/>
        </w:rPr>
        <w:t>writing</w:t>
      </w:r>
      <w:r>
        <w:rPr>
          <w:spacing w:val="-2"/>
          <w:sz w:val="16"/>
        </w:rPr>
        <w:t xml:space="preserve"> </w:t>
      </w:r>
      <w:r>
        <w:rPr>
          <w:sz w:val="16"/>
        </w:rPr>
        <w:t>with</w:t>
      </w:r>
      <w:r>
        <w:rPr>
          <w:spacing w:val="-5"/>
          <w:sz w:val="16"/>
        </w:rPr>
        <w:t xml:space="preserve"> </w:t>
      </w:r>
      <w:r>
        <w:rPr>
          <w:sz w:val="16"/>
        </w:rPr>
        <w:t>such</w:t>
      </w:r>
      <w:r>
        <w:rPr>
          <w:spacing w:val="-6"/>
          <w:sz w:val="16"/>
        </w:rPr>
        <w:t xml:space="preserve"> </w:t>
      </w:r>
      <w:r>
        <w:rPr>
          <w:sz w:val="16"/>
        </w:rPr>
        <w:t>third</w:t>
      </w:r>
      <w:r>
        <w:rPr>
          <w:spacing w:val="-3"/>
          <w:sz w:val="16"/>
        </w:rPr>
        <w:t xml:space="preserve"> </w:t>
      </w:r>
      <w:r>
        <w:rPr>
          <w:sz w:val="16"/>
        </w:rPr>
        <w:t>party</w:t>
      </w:r>
      <w:r>
        <w:rPr>
          <w:spacing w:val="-6"/>
          <w:sz w:val="16"/>
        </w:rPr>
        <w:t xml:space="preserve"> </w:t>
      </w:r>
      <w:r>
        <w:rPr>
          <w:sz w:val="16"/>
        </w:rPr>
        <w:t>to</w:t>
      </w:r>
      <w:r>
        <w:rPr>
          <w:spacing w:val="-4"/>
          <w:sz w:val="16"/>
        </w:rPr>
        <w:t xml:space="preserve"> </w:t>
      </w:r>
      <w:r>
        <w:rPr>
          <w:sz w:val="16"/>
        </w:rPr>
        <w:t>accept responsibility</w:t>
      </w:r>
      <w:r>
        <w:rPr>
          <w:spacing w:val="-8"/>
          <w:sz w:val="16"/>
        </w:rPr>
        <w:t xml:space="preserve"> </w:t>
      </w:r>
      <w:r>
        <w:rPr>
          <w:sz w:val="16"/>
        </w:rPr>
        <w:t>and</w:t>
      </w:r>
      <w:r>
        <w:rPr>
          <w:spacing w:val="-7"/>
          <w:sz w:val="16"/>
        </w:rPr>
        <w:t xml:space="preserve"> </w:t>
      </w:r>
      <w:r>
        <w:rPr>
          <w:sz w:val="16"/>
        </w:rPr>
        <w:t>liability</w:t>
      </w:r>
      <w:r>
        <w:rPr>
          <w:spacing w:val="-6"/>
          <w:sz w:val="16"/>
        </w:rPr>
        <w:t xml:space="preserve"> </w:t>
      </w:r>
      <w:r>
        <w:rPr>
          <w:sz w:val="16"/>
        </w:rPr>
        <w:t>to</w:t>
      </w:r>
      <w:r>
        <w:rPr>
          <w:spacing w:val="-11"/>
          <w:sz w:val="16"/>
        </w:rPr>
        <w:t xml:space="preserve"> </w:t>
      </w:r>
      <w:r>
        <w:rPr>
          <w:sz w:val="16"/>
        </w:rPr>
        <w:t>that</w:t>
      </w:r>
      <w:r>
        <w:rPr>
          <w:spacing w:val="-6"/>
          <w:sz w:val="16"/>
        </w:rPr>
        <w:t xml:space="preserve"> </w:t>
      </w:r>
      <w:r>
        <w:rPr>
          <w:sz w:val="16"/>
        </w:rPr>
        <w:t>third</w:t>
      </w:r>
      <w:r>
        <w:rPr>
          <w:spacing w:val="-7"/>
          <w:sz w:val="16"/>
        </w:rPr>
        <w:t xml:space="preserve"> </w:t>
      </w:r>
      <w:r>
        <w:rPr>
          <w:sz w:val="16"/>
        </w:rPr>
        <w:t>party</w:t>
      </w:r>
      <w:r>
        <w:rPr>
          <w:spacing w:val="-8"/>
          <w:sz w:val="16"/>
        </w:rPr>
        <w:t xml:space="preserve"> </w:t>
      </w:r>
      <w:r>
        <w:rPr>
          <w:sz w:val="16"/>
        </w:rPr>
        <w:t>in</w:t>
      </w:r>
      <w:r>
        <w:rPr>
          <w:spacing w:val="-5"/>
          <w:sz w:val="16"/>
        </w:rPr>
        <w:t xml:space="preserve"> </w:t>
      </w:r>
      <w:r>
        <w:rPr>
          <w:sz w:val="16"/>
        </w:rPr>
        <w:t>respect</w:t>
      </w:r>
      <w:r>
        <w:rPr>
          <w:spacing w:val="-8"/>
          <w:sz w:val="16"/>
        </w:rPr>
        <w:t xml:space="preserve"> </w:t>
      </w:r>
      <w:r>
        <w:rPr>
          <w:sz w:val="16"/>
        </w:rPr>
        <w:t>of</w:t>
      </w:r>
      <w:r>
        <w:rPr>
          <w:spacing w:val="-8"/>
          <w:sz w:val="16"/>
        </w:rPr>
        <w:t xml:space="preserve"> </w:t>
      </w:r>
      <w:r>
        <w:rPr>
          <w:sz w:val="16"/>
        </w:rPr>
        <w:t>the tax services and the Tax Deliverable. If any payment is made</w:t>
      </w:r>
      <w:r>
        <w:rPr>
          <w:spacing w:val="-10"/>
          <w:sz w:val="16"/>
        </w:rPr>
        <w:t xml:space="preserve"> </w:t>
      </w:r>
      <w:r>
        <w:rPr>
          <w:sz w:val="16"/>
        </w:rPr>
        <w:t>by</w:t>
      </w:r>
      <w:r>
        <w:rPr>
          <w:spacing w:val="-6"/>
          <w:sz w:val="16"/>
        </w:rPr>
        <w:t xml:space="preserve"> </w:t>
      </w:r>
      <w:r>
        <w:rPr>
          <w:sz w:val="16"/>
        </w:rPr>
        <w:t>Client</w:t>
      </w:r>
      <w:r>
        <w:rPr>
          <w:spacing w:val="-7"/>
          <w:sz w:val="16"/>
        </w:rPr>
        <w:t xml:space="preserve"> </w:t>
      </w:r>
      <w:r>
        <w:rPr>
          <w:sz w:val="16"/>
        </w:rPr>
        <w:t>under</w:t>
      </w:r>
      <w:r>
        <w:rPr>
          <w:spacing w:val="-8"/>
          <w:sz w:val="16"/>
        </w:rPr>
        <w:t xml:space="preserve"> </w:t>
      </w:r>
      <w:r>
        <w:rPr>
          <w:sz w:val="16"/>
        </w:rPr>
        <w:t>this</w:t>
      </w:r>
      <w:r>
        <w:rPr>
          <w:spacing w:val="-8"/>
          <w:sz w:val="16"/>
        </w:rPr>
        <w:t xml:space="preserve"> </w:t>
      </w:r>
      <w:r>
        <w:rPr>
          <w:sz w:val="16"/>
        </w:rPr>
        <w:t>subsection</w:t>
      </w:r>
      <w:r>
        <w:rPr>
          <w:spacing w:val="-7"/>
          <w:sz w:val="16"/>
        </w:rPr>
        <w:t xml:space="preserve"> </w:t>
      </w:r>
      <w:r>
        <w:rPr>
          <w:sz w:val="16"/>
        </w:rPr>
        <w:t>30(d),</w:t>
      </w:r>
      <w:r>
        <w:rPr>
          <w:spacing w:val="-5"/>
          <w:sz w:val="16"/>
        </w:rPr>
        <w:t xml:space="preserve"> </w:t>
      </w:r>
      <w:r>
        <w:rPr>
          <w:sz w:val="16"/>
        </w:rPr>
        <w:t>Client</w:t>
      </w:r>
      <w:r>
        <w:rPr>
          <w:spacing w:val="-5"/>
          <w:sz w:val="16"/>
        </w:rPr>
        <w:t xml:space="preserve"> </w:t>
      </w:r>
      <w:r>
        <w:rPr>
          <w:sz w:val="16"/>
        </w:rPr>
        <w:t>shall</w:t>
      </w:r>
      <w:r>
        <w:rPr>
          <w:spacing w:val="-6"/>
          <w:sz w:val="16"/>
        </w:rPr>
        <w:t xml:space="preserve"> </w:t>
      </w:r>
      <w:r>
        <w:rPr>
          <w:sz w:val="16"/>
        </w:rPr>
        <w:t>not seek recovery of that payment from KPMG at any time. In this subsection 30(d), “KPMG” shall include KPMG and its subsidiaries, its associated and affiliated entities and their respective current and former partners, directors, officers, employees, agents and representatives, and “Client” shall include</w:t>
      </w:r>
      <w:r>
        <w:rPr>
          <w:spacing w:val="-8"/>
          <w:sz w:val="16"/>
        </w:rPr>
        <w:t xml:space="preserve"> </w:t>
      </w:r>
      <w:r>
        <w:rPr>
          <w:sz w:val="16"/>
        </w:rPr>
        <w:t>Client,</w:t>
      </w:r>
      <w:r>
        <w:rPr>
          <w:spacing w:val="-8"/>
          <w:sz w:val="16"/>
        </w:rPr>
        <w:t xml:space="preserve"> </w:t>
      </w:r>
      <w:r>
        <w:rPr>
          <w:sz w:val="16"/>
        </w:rPr>
        <w:t>Client’s</w:t>
      </w:r>
      <w:r>
        <w:rPr>
          <w:spacing w:val="-4"/>
          <w:sz w:val="16"/>
        </w:rPr>
        <w:t xml:space="preserve"> </w:t>
      </w:r>
      <w:r>
        <w:rPr>
          <w:sz w:val="16"/>
        </w:rPr>
        <w:t>affiliates</w:t>
      </w:r>
      <w:r>
        <w:rPr>
          <w:spacing w:val="-6"/>
          <w:sz w:val="16"/>
        </w:rPr>
        <w:t xml:space="preserve"> </w:t>
      </w:r>
      <w:r>
        <w:rPr>
          <w:sz w:val="16"/>
        </w:rPr>
        <w:t>and</w:t>
      </w:r>
      <w:r>
        <w:rPr>
          <w:spacing w:val="-6"/>
          <w:sz w:val="16"/>
        </w:rPr>
        <w:t xml:space="preserve"> </w:t>
      </w:r>
      <w:r>
        <w:rPr>
          <w:sz w:val="16"/>
        </w:rPr>
        <w:t>any</w:t>
      </w:r>
      <w:r>
        <w:rPr>
          <w:spacing w:val="-9"/>
          <w:sz w:val="16"/>
        </w:rPr>
        <w:t xml:space="preserve"> </w:t>
      </w:r>
      <w:r>
        <w:rPr>
          <w:sz w:val="16"/>
        </w:rPr>
        <w:t>other</w:t>
      </w:r>
      <w:r>
        <w:rPr>
          <w:spacing w:val="-8"/>
          <w:sz w:val="16"/>
        </w:rPr>
        <w:t xml:space="preserve"> </w:t>
      </w:r>
      <w:r>
        <w:rPr>
          <w:sz w:val="16"/>
        </w:rPr>
        <w:t>beneficiaries of KPMG’s tax services. The foregoing indemnification obligations shall apply regardless of the form of Claim, whether in contract, statute, tort (including, without limitation, negligence) or</w:t>
      </w:r>
      <w:r>
        <w:rPr>
          <w:spacing w:val="-23"/>
          <w:sz w:val="16"/>
        </w:rPr>
        <w:t xml:space="preserve"> </w:t>
      </w:r>
      <w:r>
        <w:rPr>
          <w:sz w:val="16"/>
        </w:rPr>
        <w:t>otherwise.</w:t>
      </w:r>
    </w:p>
    <w:p w14:paraId="7D726A6C" w14:textId="77777777" w:rsidR="00FF51EC" w:rsidRDefault="0004013B" w:rsidP="00C92B08">
      <w:pPr>
        <w:pStyle w:val="ListParagraph"/>
        <w:numPr>
          <w:ilvl w:val="1"/>
          <w:numId w:val="2"/>
        </w:numPr>
        <w:tabs>
          <w:tab w:val="left" w:pos="2009"/>
        </w:tabs>
        <w:ind w:left="1645" w:firstLine="0"/>
        <w:jc w:val="both"/>
        <w:rPr>
          <w:sz w:val="16"/>
        </w:rPr>
      </w:pPr>
      <w:r>
        <w:rPr>
          <w:sz w:val="16"/>
        </w:rPr>
        <w:t>Treasury regulations under IRC section 6011 require taxpayers to disclose to the IRS their participation in reportable transactions and IRC section 6707A imposes strict penalties for noncompliance. Client agrees to use commercially</w:t>
      </w:r>
      <w:r>
        <w:rPr>
          <w:spacing w:val="-9"/>
          <w:sz w:val="16"/>
        </w:rPr>
        <w:t xml:space="preserve"> </w:t>
      </w:r>
      <w:r>
        <w:rPr>
          <w:sz w:val="16"/>
        </w:rPr>
        <w:t>reasonable</w:t>
      </w:r>
      <w:r>
        <w:rPr>
          <w:spacing w:val="-8"/>
          <w:sz w:val="16"/>
        </w:rPr>
        <w:t xml:space="preserve"> </w:t>
      </w:r>
      <w:r>
        <w:rPr>
          <w:sz w:val="16"/>
        </w:rPr>
        <w:t>efforts</w:t>
      </w:r>
      <w:r>
        <w:rPr>
          <w:spacing w:val="-7"/>
          <w:sz w:val="16"/>
        </w:rPr>
        <w:t xml:space="preserve"> </w:t>
      </w:r>
      <w:r>
        <w:rPr>
          <w:sz w:val="16"/>
        </w:rPr>
        <w:t>to</w:t>
      </w:r>
      <w:r>
        <w:rPr>
          <w:spacing w:val="-10"/>
          <w:sz w:val="16"/>
        </w:rPr>
        <w:t xml:space="preserve"> </w:t>
      </w:r>
      <w:r>
        <w:rPr>
          <w:sz w:val="16"/>
        </w:rPr>
        <w:t>inform</w:t>
      </w:r>
      <w:r>
        <w:rPr>
          <w:spacing w:val="-7"/>
          <w:sz w:val="16"/>
        </w:rPr>
        <w:t xml:space="preserve"> </w:t>
      </w:r>
      <w:r>
        <w:rPr>
          <w:sz w:val="16"/>
        </w:rPr>
        <w:t>KPMG</w:t>
      </w:r>
      <w:r>
        <w:rPr>
          <w:spacing w:val="-8"/>
          <w:sz w:val="16"/>
        </w:rPr>
        <w:t xml:space="preserve"> </w:t>
      </w:r>
      <w:r>
        <w:rPr>
          <w:sz w:val="16"/>
        </w:rPr>
        <w:t>if</w:t>
      </w:r>
      <w:r>
        <w:rPr>
          <w:spacing w:val="-5"/>
          <w:sz w:val="16"/>
        </w:rPr>
        <w:t xml:space="preserve"> </w:t>
      </w:r>
      <w:r>
        <w:rPr>
          <w:sz w:val="16"/>
        </w:rPr>
        <w:t>Client</w:t>
      </w:r>
      <w:r>
        <w:rPr>
          <w:spacing w:val="-8"/>
          <w:sz w:val="16"/>
        </w:rPr>
        <w:t xml:space="preserve"> </w:t>
      </w:r>
      <w:r>
        <w:rPr>
          <w:sz w:val="16"/>
        </w:rPr>
        <w:t>is required to disclose any transaction covered by the Engagement Letter as a reportable transaction to the IRS or to any state or other jurisdiction adopting similar or analogous</w:t>
      </w:r>
      <w:r>
        <w:rPr>
          <w:spacing w:val="-7"/>
          <w:sz w:val="16"/>
        </w:rPr>
        <w:t xml:space="preserve"> </w:t>
      </w:r>
      <w:r>
        <w:rPr>
          <w:sz w:val="16"/>
        </w:rPr>
        <w:t>provisions.</w:t>
      </w:r>
      <w:r>
        <w:rPr>
          <w:spacing w:val="-11"/>
          <w:sz w:val="16"/>
        </w:rPr>
        <w:t xml:space="preserve"> </w:t>
      </w:r>
      <w:r>
        <w:rPr>
          <w:sz w:val="16"/>
        </w:rPr>
        <w:t>IRC</w:t>
      </w:r>
      <w:r>
        <w:rPr>
          <w:spacing w:val="-10"/>
          <w:sz w:val="16"/>
        </w:rPr>
        <w:t xml:space="preserve"> </w:t>
      </w:r>
      <w:r>
        <w:rPr>
          <w:sz w:val="16"/>
        </w:rPr>
        <w:t>section</w:t>
      </w:r>
      <w:r>
        <w:rPr>
          <w:spacing w:val="-14"/>
          <w:sz w:val="16"/>
        </w:rPr>
        <w:t xml:space="preserve"> </w:t>
      </w:r>
      <w:r>
        <w:rPr>
          <w:sz w:val="16"/>
        </w:rPr>
        <w:t>6111</w:t>
      </w:r>
      <w:r>
        <w:rPr>
          <w:spacing w:val="-9"/>
          <w:sz w:val="16"/>
        </w:rPr>
        <w:t xml:space="preserve"> </w:t>
      </w:r>
      <w:r>
        <w:rPr>
          <w:sz w:val="16"/>
        </w:rPr>
        <w:t>requires</w:t>
      </w:r>
      <w:r>
        <w:rPr>
          <w:spacing w:val="-8"/>
          <w:sz w:val="16"/>
        </w:rPr>
        <w:t xml:space="preserve"> </w:t>
      </w:r>
      <w:r>
        <w:rPr>
          <w:sz w:val="16"/>
        </w:rPr>
        <w:t>a</w:t>
      </w:r>
      <w:r>
        <w:rPr>
          <w:spacing w:val="-11"/>
          <w:sz w:val="16"/>
        </w:rPr>
        <w:t xml:space="preserve"> </w:t>
      </w:r>
      <w:r>
        <w:rPr>
          <w:sz w:val="16"/>
        </w:rPr>
        <w:t>material advisor with respect to a reportable transaction to disclose information on the transaction to the IRS by a prescribed date,</w:t>
      </w:r>
      <w:r>
        <w:rPr>
          <w:spacing w:val="-7"/>
          <w:sz w:val="16"/>
        </w:rPr>
        <w:t xml:space="preserve"> </w:t>
      </w:r>
      <w:r>
        <w:rPr>
          <w:sz w:val="16"/>
        </w:rPr>
        <w:t>and</w:t>
      </w:r>
      <w:r>
        <w:rPr>
          <w:spacing w:val="-5"/>
          <w:sz w:val="16"/>
        </w:rPr>
        <w:t xml:space="preserve"> </w:t>
      </w:r>
      <w:r>
        <w:rPr>
          <w:sz w:val="16"/>
        </w:rPr>
        <w:t>IRC</w:t>
      </w:r>
      <w:r>
        <w:rPr>
          <w:spacing w:val="-5"/>
          <w:sz w:val="16"/>
        </w:rPr>
        <w:t xml:space="preserve"> </w:t>
      </w:r>
      <w:r>
        <w:rPr>
          <w:sz w:val="16"/>
        </w:rPr>
        <w:t>section</w:t>
      </w:r>
      <w:r>
        <w:rPr>
          <w:spacing w:val="-6"/>
          <w:sz w:val="16"/>
        </w:rPr>
        <w:t xml:space="preserve"> </w:t>
      </w:r>
      <w:r>
        <w:rPr>
          <w:sz w:val="16"/>
        </w:rPr>
        <w:t>6112</w:t>
      </w:r>
      <w:r>
        <w:rPr>
          <w:spacing w:val="-7"/>
          <w:sz w:val="16"/>
        </w:rPr>
        <w:t xml:space="preserve"> </w:t>
      </w:r>
      <w:r>
        <w:rPr>
          <w:sz w:val="16"/>
        </w:rPr>
        <w:t>requires</w:t>
      </w:r>
      <w:r>
        <w:rPr>
          <w:spacing w:val="-3"/>
          <w:sz w:val="16"/>
        </w:rPr>
        <w:t xml:space="preserve"> </w:t>
      </w:r>
      <w:r>
        <w:rPr>
          <w:sz w:val="16"/>
        </w:rPr>
        <w:t>the</w:t>
      </w:r>
      <w:r>
        <w:rPr>
          <w:spacing w:val="-10"/>
          <w:sz w:val="16"/>
        </w:rPr>
        <w:t xml:space="preserve"> </w:t>
      </w:r>
      <w:r>
        <w:rPr>
          <w:sz w:val="16"/>
        </w:rPr>
        <w:t>material</w:t>
      </w:r>
      <w:r>
        <w:rPr>
          <w:spacing w:val="-6"/>
          <w:sz w:val="16"/>
        </w:rPr>
        <w:t xml:space="preserve"> </w:t>
      </w:r>
      <w:r>
        <w:rPr>
          <w:sz w:val="16"/>
        </w:rPr>
        <w:t>advisor</w:t>
      </w:r>
      <w:r>
        <w:rPr>
          <w:spacing w:val="-10"/>
          <w:sz w:val="16"/>
        </w:rPr>
        <w:t xml:space="preserve"> </w:t>
      </w:r>
      <w:r>
        <w:rPr>
          <w:sz w:val="16"/>
        </w:rPr>
        <w:t>to maintain, and make available to the IRS upon request, a list of persons and other information with respect to the transaction. KPMG will use commercially reasonable efforts</w:t>
      </w:r>
      <w:r>
        <w:rPr>
          <w:spacing w:val="-9"/>
          <w:sz w:val="16"/>
        </w:rPr>
        <w:t xml:space="preserve"> </w:t>
      </w:r>
      <w:r>
        <w:rPr>
          <w:sz w:val="16"/>
        </w:rPr>
        <w:t>to</w:t>
      </w:r>
      <w:r>
        <w:rPr>
          <w:spacing w:val="-11"/>
          <w:sz w:val="16"/>
        </w:rPr>
        <w:t xml:space="preserve"> </w:t>
      </w:r>
      <w:r>
        <w:rPr>
          <w:sz w:val="16"/>
        </w:rPr>
        <w:t>inform</w:t>
      </w:r>
      <w:r>
        <w:rPr>
          <w:spacing w:val="-7"/>
          <w:sz w:val="16"/>
        </w:rPr>
        <w:t xml:space="preserve"> </w:t>
      </w:r>
      <w:r>
        <w:rPr>
          <w:sz w:val="16"/>
        </w:rPr>
        <w:t>Client</w:t>
      </w:r>
      <w:r>
        <w:rPr>
          <w:spacing w:val="-10"/>
          <w:sz w:val="16"/>
        </w:rPr>
        <w:t xml:space="preserve"> </w:t>
      </w:r>
      <w:r>
        <w:rPr>
          <w:sz w:val="16"/>
        </w:rPr>
        <w:t>if</w:t>
      </w:r>
      <w:r>
        <w:rPr>
          <w:spacing w:val="-10"/>
          <w:sz w:val="16"/>
        </w:rPr>
        <w:t xml:space="preserve"> </w:t>
      </w:r>
      <w:r>
        <w:rPr>
          <w:sz w:val="16"/>
        </w:rPr>
        <w:t>KPMG</w:t>
      </w:r>
      <w:r>
        <w:rPr>
          <w:spacing w:val="-10"/>
          <w:sz w:val="16"/>
        </w:rPr>
        <w:t xml:space="preserve"> </w:t>
      </w:r>
      <w:r>
        <w:rPr>
          <w:sz w:val="16"/>
        </w:rPr>
        <w:t>provides</w:t>
      </w:r>
      <w:r>
        <w:rPr>
          <w:spacing w:val="-7"/>
          <w:sz w:val="16"/>
        </w:rPr>
        <w:t xml:space="preserve"> </w:t>
      </w:r>
      <w:r>
        <w:rPr>
          <w:sz w:val="16"/>
        </w:rPr>
        <w:t>Client’s</w:t>
      </w:r>
      <w:r>
        <w:rPr>
          <w:spacing w:val="-9"/>
          <w:sz w:val="16"/>
        </w:rPr>
        <w:t xml:space="preserve"> </w:t>
      </w:r>
      <w:r>
        <w:rPr>
          <w:sz w:val="16"/>
        </w:rPr>
        <w:t>identifying information to the IRS under IRC section 6111 or 6112, or to any state or other jurisdiction adopting similar or analogous</w:t>
      </w:r>
      <w:r>
        <w:rPr>
          <w:spacing w:val="-5"/>
          <w:sz w:val="16"/>
        </w:rPr>
        <w:t xml:space="preserve"> </w:t>
      </w:r>
      <w:r>
        <w:rPr>
          <w:sz w:val="16"/>
        </w:rPr>
        <w:t>provisions.</w:t>
      </w:r>
    </w:p>
    <w:p w14:paraId="2969A53A" w14:textId="77777777" w:rsidR="00FF51EC" w:rsidRDefault="0004013B" w:rsidP="00C92B08">
      <w:pPr>
        <w:pStyle w:val="ListParagraph"/>
        <w:numPr>
          <w:ilvl w:val="1"/>
          <w:numId w:val="2"/>
        </w:numPr>
        <w:tabs>
          <w:tab w:val="left" w:pos="2009"/>
        </w:tabs>
        <w:ind w:left="1646" w:right="1" w:firstLine="0"/>
        <w:jc w:val="both"/>
        <w:rPr>
          <w:sz w:val="16"/>
        </w:rPr>
      </w:pPr>
      <w:r>
        <w:rPr>
          <w:sz w:val="16"/>
        </w:rPr>
        <w:t>For engagements where services will be provided by a KPMG International member firm with offices located in California, Client acknowledges that certain of KPMG's personnel who may be considered "owners" under the California Accountancy Act and implementing regulations (California Business and Professions Code section 5079(a); 16 Cal. Code Regs. sections 51 and 51.1) and who may provide services in connection with the engagement, may not be licensed as certified public accountants under the laws of any of the various</w:t>
      </w:r>
      <w:r>
        <w:rPr>
          <w:spacing w:val="-36"/>
          <w:sz w:val="16"/>
        </w:rPr>
        <w:t xml:space="preserve"> </w:t>
      </w:r>
      <w:r>
        <w:rPr>
          <w:sz w:val="16"/>
        </w:rPr>
        <w:t>states.</w:t>
      </w:r>
    </w:p>
    <w:p w14:paraId="54F45C70" w14:textId="77777777" w:rsidR="00FF51EC" w:rsidRDefault="0004013B">
      <w:pPr>
        <w:pStyle w:val="BodyText"/>
        <w:spacing w:before="8"/>
        <w:rPr>
          <w:sz w:val="20"/>
        </w:rPr>
      </w:pPr>
      <w:r>
        <w:br w:type="column"/>
      </w:r>
    </w:p>
    <w:p w14:paraId="3D8B21A2" w14:textId="77777777" w:rsidR="00FF51EC" w:rsidRDefault="0004013B" w:rsidP="00C92B08">
      <w:pPr>
        <w:pStyle w:val="ListParagraph"/>
        <w:numPr>
          <w:ilvl w:val="0"/>
          <w:numId w:val="2"/>
        </w:numPr>
        <w:tabs>
          <w:tab w:val="left" w:pos="484"/>
        </w:tabs>
        <w:ind w:left="156" w:right="258" w:firstLine="0"/>
        <w:jc w:val="both"/>
        <w:rPr>
          <w:b/>
          <w:sz w:val="16"/>
        </w:rPr>
      </w:pPr>
      <w:r>
        <w:rPr>
          <w:b/>
          <w:sz w:val="16"/>
        </w:rPr>
        <w:t>D</w:t>
      </w:r>
      <w:r>
        <w:rPr>
          <w:b/>
          <w:sz w:val="13"/>
        </w:rPr>
        <w:t xml:space="preserve">UE </w:t>
      </w:r>
      <w:r>
        <w:rPr>
          <w:b/>
          <w:sz w:val="16"/>
        </w:rPr>
        <w:t>D</w:t>
      </w:r>
      <w:r>
        <w:rPr>
          <w:b/>
          <w:sz w:val="13"/>
        </w:rPr>
        <w:t xml:space="preserve">ILIGENCE </w:t>
      </w:r>
      <w:r>
        <w:rPr>
          <w:b/>
          <w:sz w:val="16"/>
        </w:rPr>
        <w:t>S</w:t>
      </w:r>
      <w:r>
        <w:rPr>
          <w:b/>
          <w:sz w:val="13"/>
        </w:rPr>
        <w:t xml:space="preserve">ERVICES </w:t>
      </w:r>
      <w:r>
        <w:rPr>
          <w:b/>
          <w:sz w:val="16"/>
        </w:rPr>
        <w:t>(T</w:t>
      </w:r>
      <w:r>
        <w:rPr>
          <w:b/>
          <w:sz w:val="13"/>
        </w:rPr>
        <w:t xml:space="preserve">AX AND </w:t>
      </w:r>
      <w:r>
        <w:rPr>
          <w:b/>
          <w:sz w:val="16"/>
        </w:rPr>
        <w:t>T</w:t>
      </w:r>
      <w:r>
        <w:rPr>
          <w:b/>
          <w:sz w:val="13"/>
        </w:rPr>
        <w:t xml:space="preserve">RANSACTION </w:t>
      </w:r>
      <w:r>
        <w:rPr>
          <w:b/>
          <w:sz w:val="16"/>
        </w:rPr>
        <w:t>S</w:t>
      </w:r>
      <w:r>
        <w:rPr>
          <w:b/>
          <w:sz w:val="13"/>
        </w:rPr>
        <w:t>ERVICES</w:t>
      </w:r>
      <w:r>
        <w:rPr>
          <w:b/>
          <w:sz w:val="16"/>
        </w:rPr>
        <w:t>)</w:t>
      </w:r>
    </w:p>
    <w:p w14:paraId="1D9621BD" w14:textId="77777777" w:rsidR="00FF51EC" w:rsidRDefault="0004013B" w:rsidP="00C92B08">
      <w:pPr>
        <w:pStyle w:val="ListParagraph"/>
        <w:numPr>
          <w:ilvl w:val="1"/>
          <w:numId w:val="2"/>
        </w:numPr>
        <w:tabs>
          <w:tab w:val="left" w:pos="517"/>
        </w:tabs>
        <w:spacing w:before="57"/>
        <w:ind w:left="156" w:right="247" w:firstLine="0"/>
        <w:jc w:val="both"/>
        <w:rPr>
          <w:sz w:val="16"/>
        </w:rPr>
      </w:pPr>
      <w:r>
        <w:rPr>
          <w:sz w:val="16"/>
        </w:rPr>
        <w:t>The procedures KPMG will perform are limited to those referred to in the Engagement Letter and its appendices.</w:t>
      </w:r>
      <w:r>
        <w:rPr>
          <w:spacing w:val="-10"/>
          <w:sz w:val="16"/>
        </w:rPr>
        <w:t xml:space="preserve"> </w:t>
      </w:r>
      <w:r>
        <w:rPr>
          <w:sz w:val="16"/>
        </w:rPr>
        <w:t>The</w:t>
      </w:r>
      <w:r>
        <w:rPr>
          <w:spacing w:val="-10"/>
          <w:sz w:val="16"/>
        </w:rPr>
        <w:t xml:space="preserve"> </w:t>
      </w:r>
      <w:r>
        <w:rPr>
          <w:sz w:val="16"/>
        </w:rPr>
        <w:t>procedures</w:t>
      </w:r>
      <w:r>
        <w:rPr>
          <w:spacing w:val="-10"/>
          <w:sz w:val="16"/>
        </w:rPr>
        <w:t xml:space="preserve"> </w:t>
      </w:r>
      <w:r>
        <w:rPr>
          <w:sz w:val="16"/>
        </w:rPr>
        <w:t>KPMG</w:t>
      </w:r>
      <w:r>
        <w:rPr>
          <w:spacing w:val="-10"/>
          <w:sz w:val="16"/>
        </w:rPr>
        <w:t xml:space="preserve"> </w:t>
      </w:r>
      <w:r>
        <w:rPr>
          <w:sz w:val="16"/>
        </w:rPr>
        <w:t>will</w:t>
      </w:r>
      <w:r>
        <w:rPr>
          <w:spacing w:val="-9"/>
          <w:sz w:val="16"/>
        </w:rPr>
        <w:t xml:space="preserve"> </w:t>
      </w:r>
      <w:r>
        <w:rPr>
          <w:sz w:val="16"/>
        </w:rPr>
        <w:t>perform</w:t>
      </w:r>
      <w:r>
        <w:rPr>
          <w:spacing w:val="-8"/>
          <w:sz w:val="16"/>
        </w:rPr>
        <w:t xml:space="preserve"> </w:t>
      </w:r>
      <w:r>
        <w:rPr>
          <w:sz w:val="16"/>
        </w:rPr>
        <w:t>are</w:t>
      </w:r>
      <w:r>
        <w:rPr>
          <w:spacing w:val="-12"/>
          <w:sz w:val="16"/>
        </w:rPr>
        <w:t xml:space="preserve"> </w:t>
      </w:r>
      <w:r>
        <w:rPr>
          <w:sz w:val="16"/>
        </w:rPr>
        <w:t>limited in nature and extent to those determined by Client to meet its needs and, as such, will not necessarily disclose all significant matters about Target or reveal errors in the underlying information, instances of fraud, or illegal acts, if any. KPMG provides no assurance and makes no representation regarding the sufficiency of the procedures either for the purpose of the proposed transaction in the context</w:t>
      </w:r>
      <w:r>
        <w:rPr>
          <w:spacing w:val="-2"/>
          <w:sz w:val="16"/>
        </w:rPr>
        <w:t xml:space="preserve"> </w:t>
      </w:r>
      <w:r>
        <w:rPr>
          <w:sz w:val="16"/>
        </w:rPr>
        <w:t>of</w:t>
      </w:r>
      <w:r>
        <w:rPr>
          <w:spacing w:val="-4"/>
          <w:sz w:val="16"/>
        </w:rPr>
        <w:t xml:space="preserve"> </w:t>
      </w:r>
      <w:r>
        <w:rPr>
          <w:sz w:val="16"/>
        </w:rPr>
        <w:t>which</w:t>
      </w:r>
      <w:r>
        <w:rPr>
          <w:spacing w:val="-5"/>
          <w:sz w:val="16"/>
        </w:rPr>
        <w:t xml:space="preserve"> </w:t>
      </w:r>
      <w:r>
        <w:rPr>
          <w:sz w:val="16"/>
        </w:rPr>
        <w:t>KPMG</w:t>
      </w:r>
      <w:r>
        <w:rPr>
          <w:spacing w:val="-6"/>
          <w:sz w:val="16"/>
        </w:rPr>
        <w:t xml:space="preserve"> </w:t>
      </w:r>
      <w:r>
        <w:rPr>
          <w:sz w:val="16"/>
        </w:rPr>
        <w:t>has been</w:t>
      </w:r>
      <w:r>
        <w:rPr>
          <w:spacing w:val="-5"/>
          <w:sz w:val="16"/>
        </w:rPr>
        <w:t xml:space="preserve"> </w:t>
      </w:r>
      <w:r>
        <w:rPr>
          <w:sz w:val="16"/>
        </w:rPr>
        <w:t>engaged</w:t>
      </w:r>
      <w:r>
        <w:rPr>
          <w:spacing w:val="-5"/>
          <w:sz w:val="16"/>
        </w:rPr>
        <w:t xml:space="preserve"> </w:t>
      </w:r>
      <w:r>
        <w:rPr>
          <w:sz w:val="16"/>
        </w:rPr>
        <w:t>or</w:t>
      </w:r>
      <w:r>
        <w:rPr>
          <w:spacing w:val="-5"/>
          <w:sz w:val="16"/>
        </w:rPr>
        <w:t xml:space="preserve"> </w:t>
      </w:r>
      <w:r>
        <w:rPr>
          <w:sz w:val="16"/>
        </w:rPr>
        <w:t>for</w:t>
      </w:r>
      <w:r>
        <w:rPr>
          <w:spacing w:val="-3"/>
          <w:sz w:val="16"/>
        </w:rPr>
        <w:t xml:space="preserve"> </w:t>
      </w:r>
      <w:r>
        <w:rPr>
          <w:sz w:val="16"/>
        </w:rPr>
        <w:t>any</w:t>
      </w:r>
      <w:r>
        <w:rPr>
          <w:spacing w:val="-3"/>
          <w:sz w:val="16"/>
        </w:rPr>
        <w:t xml:space="preserve"> </w:t>
      </w:r>
      <w:r>
        <w:rPr>
          <w:sz w:val="16"/>
        </w:rPr>
        <w:t>other purpose. KPMG’s findings will not constitute recommendations to Client as to whether or not Client should proceed with any proposed transactions. In performing the procedures and reporting its findings, KPMG will rely exclusively upon information provided to KPMG by Target, its personnel and advisors, Client’s advisors,</w:t>
      </w:r>
      <w:r>
        <w:rPr>
          <w:spacing w:val="-4"/>
          <w:sz w:val="16"/>
        </w:rPr>
        <w:t xml:space="preserve"> </w:t>
      </w:r>
      <w:r>
        <w:rPr>
          <w:sz w:val="16"/>
        </w:rPr>
        <w:t>and</w:t>
      </w:r>
      <w:r>
        <w:rPr>
          <w:spacing w:val="-6"/>
          <w:sz w:val="16"/>
        </w:rPr>
        <w:t xml:space="preserve"> </w:t>
      </w:r>
      <w:r>
        <w:rPr>
          <w:sz w:val="16"/>
        </w:rPr>
        <w:t>Client,</w:t>
      </w:r>
      <w:r>
        <w:rPr>
          <w:spacing w:val="-7"/>
          <w:sz w:val="16"/>
        </w:rPr>
        <w:t xml:space="preserve"> </w:t>
      </w:r>
      <w:r>
        <w:rPr>
          <w:sz w:val="16"/>
        </w:rPr>
        <w:t>and</w:t>
      </w:r>
      <w:r>
        <w:rPr>
          <w:spacing w:val="-5"/>
          <w:sz w:val="16"/>
        </w:rPr>
        <w:t xml:space="preserve"> </w:t>
      </w:r>
      <w:r>
        <w:rPr>
          <w:sz w:val="16"/>
        </w:rPr>
        <w:t>any</w:t>
      </w:r>
      <w:r>
        <w:rPr>
          <w:spacing w:val="-4"/>
          <w:sz w:val="16"/>
        </w:rPr>
        <w:t xml:space="preserve"> </w:t>
      </w:r>
      <w:r>
        <w:rPr>
          <w:sz w:val="16"/>
        </w:rPr>
        <w:t>publicly</w:t>
      </w:r>
      <w:r>
        <w:rPr>
          <w:spacing w:val="-4"/>
          <w:sz w:val="16"/>
        </w:rPr>
        <w:t xml:space="preserve"> </w:t>
      </w:r>
      <w:r>
        <w:rPr>
          <w:sz w:val="16"/>
        </w:rPr>
        <w:t>available</w:t>
      </w:r>
      <w:r>
        <w:rPr>
          <w:spacing w:val="-6"/>
          <w:sz w:val="16"/>
        </w:rPr>
        <w:t xml:space="preserve"> </w:t>
      </w:r>
      <w:r>
        <w:rPr>
          <w:sz w:val="16"/>
        </w:rPr>
        <w:t>information KPMG obtains, and will not independently verify the accuracy or completeness of such information. KPMG’s procedures with respect to Target’s financial information will be substantially less in scope than any audit or other attestation standards, including without limitation those established by the Auditing and Assurance Standards Board and the Chartered Professional Accountants of Canada. Consequently, KPMG expresses no opinion and will provide no other form of assurance on Target’s prospective financial information, financial statements or Target’s internal control over financial</w:t>
      </w:r>
      <w:r>
        <w:rPr>
          <w:spacing w:val="-20"/>
          <w:sz w:val="16"/>
        </w:rPr>
        <w:t xml:space="preserve"> </w:t>
      </w:r>
      <w:r>
        <w:rPr>
          <w:sz w:val="16"/>
        </w:rPr>
        <w:t>reporting.</w:t>
      </w:r>
    </w:p>
    <w:p w14:paraId="239919FE" w14:textId="77777777" w:rsidR="00FF51EC" w:rsidRDefault="0004013B" w:rsidP="00C92B08">
      <w:pPr>
        <w:pStyle w:val="ListParagraph"/>
        <w:numPr>
          <w:ilvl w:val="1"/>
          <w:numId w:val="2"/>
        </w:numPr>
        <w:tabs>
          <w:tab w:val="left" w:pos="517"/>
        </w:tabs>
        <w:spacing w:before="1"/>
        <w:ind w:left="157" w:right="247" w:hanging="1"/>
        <w:jc w:val="both"/>
        <w:rPr>
          <w:sz w:val="16"/>
        </w:rPr>
      </w:pPr>
      <w:r>
        <w:rPr>
          <w:sz w:val="16"/>
        </w:rPr>
        <w:t>Client</w:t>
      </w:r>
      <w:r>
        <w:rPr>
          <w:spacing w:val="-7"/>
          <w:sz w:val="16"/>
        </w:rPr>
        <w:t xml:space="preserve"> </w:t>
      </w:r>
      <w:r>
        <w:rPr>
          <w:sz w:val="16"/>
        </w:rPr>
        <w:t>agrees</w:t>
      </w:r>
      <w:r>
        <w:rPr>
          <w:spacing w:val="-8"/>
          <w:sz w:val="16"/>
        </w:rPr>
        <w:t xml:space="preserve"> </w:t>
      </w:r>
      <w:r>
        <w:rPr>
          <w:sz w:val="16"/>
        </w:rPr>
        <w:t>to</w:t>
      </w:r>
      <w:r>
        <w:rPr>
          <w:spacing w:val="-9"/>
          <w:sz w:val="16"/>
        </w:rPr>
        <w:t xml:space="preserve"> </w:t>
      </w:r>
      <w:r>
        <w:rPr>
          <w:sz w:val="16"/>
        </w:rPr>
        <w:t>review</w:t>
      </w:r>
      <w:r>
        <w:rPr>
          <w:spacing w:val="-12"/>
          <w:sz w:val="16"/>
        </w:rPr>
        <w:t xml:space="preserve"> </w:t>
      </w:r>
      <w:r>
        <w:rPr>
          <w:sz w:val="16"/>
        </w:rPr>
        <w:t>reports</w:t>
      </w:r>
      <w:r>
        <w:rPr>
          <w:spacing w:val="-2"/>
          <w:sz w:val="16"/>
        </w:rPr>
        <w:t xml:space="preserve"> </w:t>
      </w:r>
      <w:r>
        <w:rPr>
          <w:sz w:val="16"/>
        </w:rPr>
        <w:t>promptly</w:t>
      </w:r>
      <w:r>
        <w:rPr>
          <w:spacing w:val="-8"/>
          <w:sz w:val="16"/>
        </w:rPr>
        <w:t xml:space="preserve"> </w:t>
      </w:r>
      <w:r>
        <w:rPr>
          <w:sz w:val="16"/>
        </w:rPr>
        <w:t>and</w:t>
      </w:r>
      <w:r>
        <w:rPr>
          <w:spacing w:val="-9"/>
          <w:sz w:val="16"/>
        </w:rPr>
        <w:t xml:space="preserve"> </w:t>
      </w:r>
      <w:r>
        <w:rPr>
          <w:sz w:val="16"/>
        </w:rPr>
        <w:t>to</w:t>
      </w:r>
      <w:r>
        <w:rPr>
          <w:spacing w:val="-10"/>
          <w:sz w:val="16"/>
        </w:rPr>
        <w:t xml:space="preserve"> </w:t>
      </w:r>
      <w:r>
        <w:rPr>
          <w:sz w:val="16"/>
        </w:rPr>
        <w:t>advise KPMG</w:t>
      </w:r>
      <w:r>
        <w:rPr>
          <w:spacing w:val="-12"/>
          <w:sz w:val="16"/>
        </w:rPr>
        <w:t xml:space="preserve"> </w:t>
      </w:r>
      <w:r>
        <w:rPr>
          <w:sz w:val="16"/>
        </w:rPr>
        <w:t>on</w:t>
      </w:r>
      <w:r>
        <w:rPr>
          <w:spacing w:val="-11"/>
          <w:sz w:val="16"/>
        </w:rPr>
        <w:t xml:space="preserve"> </w:t>
      </w:r>
      <w:r>
        <w:rPr>
          <w:sz w:val="16"/>
        </w:rPr>
        <w:t>a</w:t>
      </w:r>
      <w:r>
        <w:rPr>
          <w:spacing w:val="-15"/>
          <w:sz w:val="16"/>
        </w:rPr>
        <w:t xml:space="preserve"> </w:t>
      </w:r>
      <w:r>
        <w:rPr>
          <w:sz w:val="16"/>
        </w:rPr>
        <w:t>timely</w:t>
      </w:r>
      <w:r>
        <w:rPr>
          <w:spacing w:val="-9"/>
          <w:sz w:val="16"/>
        </w:rPr>
        <w:t xml:space="preserve"> </w:t>
      </w:r>
      <w:r>
        <w:rPr>
          <w:sz w:val="16"/>
        </w:rPr>
        <w:t>basis</w:t>
      </w:r>
      <w:r>
        <w:rPr>
          <w:spacing w:val="-9"/>
          <w:sz w:val="16"/>
        </w:rPr>
        <w:t xml:space="preserve"> </w:t>
      </w:r>
      <w:r>
        <w:rPr>
          <w:sz w:val="16"/>
        </w:rPr>
        <w:t>of</w:t>
      </w:r>
      <w:r>
        <w:rPr>
          <w:spacing w:val="-11"/>
          <w:sz w:val="16"/>
        </w:rPr>
        <w:t xml:space="preserve"> </w:t>
      </w:r>
      <w:r>
        <w:rPr>
          <w:sz w:val="16"/>
        </w:rPr>
        <w:t>any</w:t>
      </w:r>
      <w:r>
        <w:rPr>
          <w:spacing w:val="-9"/>
          <w:sz w:val="16"/>
        </w:rPr>
        <w:t xml:space="preserve"> </w:t>
      </w:r>
      <w:r>
        <w:rPr>
          <w:sz w:val="16"/>
        </w:rPr>
        <w:t>additional</w:t>
      </w:r>
      <w:r>
        <w:rPr>
          <w:spacing w:val="-9"/>
          <w:sz w:val="16"/>
        </w:rPr>
        <w:t xml:space="preserve"> </w:t>
      </w:r>
      <w:r>
        <w:rPr>
          <w:sz w:val="16"/>
        </w:rPr>
        <w:t>procedures</w:t>
      </w:r>
      <w:r>
        <w:rPr>
          <w:spacing w:val="-9"/>
          <w:sz w:val="16"/>
        </w:rPr>
        <w:t xml:space="preserve"> </w:t>
      </w:r>
      <w:r>
        <w:rPr>
          <w:sz w:val="16"/>
        </w:rPr>
        <w:t>Client would like KPMG to perform or areas to</w:t>
      </w:r>
      <w:r>
        <w:rPr>
          <w:spacing w:val="-29"/>
          <w:sz w:val="16"/>
        </w:rPr>
        <w:t xml:space="preserve"> </w:t>
      </w:r>
      <w:r>
        <w:rPr>
          <w:sz w:val="16"/>
        </w:rPr>
        <w:t>address.</w:t>
      </w:r>
    </w:p>
    <w:p w14:paraId="4386DFF1" w14:textId="77777777" w:rsidR="00FF51EC" w:rsidRDefault="0004013B" w:rsidP="00C92B08">
      <w:pPr>
        <w:pStyle w:val="ListParagraph"/>
        <w:numPr>
          <w:ilvl w:val="1"/>
          <w:numId w:val="2"/>
        </w:numPr>
        <w:tabs>
          <w:tab w:val="left" w:pos="517"/>
        </w:tabs>
        <w:spacing w:before="4"/>
        <w:ind w:left="156" w:right="250" w:firstLine="0"/>
        <w:jc w:val="both"/>
        <w:rPr>
          <w:sz w:val="16"/>
        </w:rPr>
      </w:pPr>
      <w:r>
        <w:rPr>
          <w:sz w:val="16"/>
        </w:rPr>
        <w:t>In the event KPMG performs procedures related to future-oriented financial information, KPMG will not compile, examine, or apply other assurance procedures to such information and, accordingly, will express no opinion or any other form of assurance or representations concerning its accuracy, completeness or presentation format. Future-oriented financial information is based on assumptions regarding future events, actual results will vary</w:t>
      </w:r>
      <w:r>
        <w:rPr>
          <w:spacing w:val="-8"/>
          <w:sz w:val="16"/>
        </w:rPr>
        <w:t xml:space="preserve"> </w:t>
      </w:r>
      <w:r>
        <w:rPr>
          <w:sz w:val="16"/>
        </w:rPr>
        <w:t>from</w:t>
      </w:r>
      <w:r>
        <w:rPr>
          <w:spacing w:val="-6"/>
          <w:sz w:val="16"/>
        </w:rPr>
        <w:t xml:space="preserve"> </w:t>
      </w:r>
      <w:r>
        <w:rPr>
          <w:sz w:val="16"/>
        </w:rPr>
        <w:t>the</w:t>
      </w:r>
      <w:r>
        <w:rPr>
          <w:spacing w:val="-8"/>
          <w:sz w:val="16"/>
        </w:rPr>
        <w:t xml:space="preserve"> </w:t>
      </w:r>
      <w:r>
        <w:rPr>
          <w:sz w:val="16"/>
        </w:rPr>
        <w:t>information</w:t>
      </w:r>
      <w:r>
        <w:rPr>
          <w:spacing w:val="-10"/>
          <w:sz w:val="16"/>
        </w:rPr>
        <w:t xml:space="preserve"> </w:t>
      </w:r>
      <w:r>
        <w:rPr>
          <w:sz w:val="16"/>
        </w:rPr>
        <w:t>presented</w:t>
      </w:r>
      <w:r>
        <w:rPr>
          <w:spacing w:val="-7"/>
          <w:sz w:val="16"/>
        </w:rPr>
        <w:t xml:space="preserve"> </w:t>
      </w:r>
      <w:r>
        <w:rPr>
          <w:sz w:val="16"/>
        </w:rPr>
        <w:t>and</w:t>
      </w:r>
      <w:r>
        <w:rPr>
          <w:spacing w:val="-7"/>
          <w:sz w:val="16"/>
        </w:rPr>
        <w:t xml:space="preserve"> </w:t>
      </w:r>
      <w:r>
        <w:rPr>
          <w:sz w:val="16"/>
        </w:rPr>
        <w:t>the</w:t>
      </w:r>
      <w:r>
        <w:rPr>
          <w:spacing w:val="-8"/>
          <w:sz w:val="16"/>
        </w:rPr>
        <w:t xml:space="preserve"> </w:t>
      </w:r>
      <w:r>
        <w:rPr>
          <w:sz w:val="16"/>
        </w:rPr>
        <w:t>variations</w:t>
      </w:r>
      <w:r>
        <w:rPr>
          <w:spacing w:val="-7"/>
          <w:sz w:val="16"/>
        </w:rPr>
        <w:t xml:space="preserve"> </w:t>
      </w:r>
      <w:r>
        <w:rPr>
          <w:sz w:val="16"/>
        </w:rPr>
        <w:t>may be</w:t>
      </w:r>
      <w:r>
        <w:rPr>
          <w:spacing w:val="-7"/>
          <w:sz w:val="16"/>
        </w:rPr>
        <w:t xml:space="preserve"> </w:t>
      </w:r>
      <w:r>
        <w:rPr>
          <w:sz w:val="16"/>
        </w:rPr>
        <w:t>material.</w:t>
      </w:r>
    </w:p>
    <w:p w14:paraId="284A0302" w14:textId="77777777" w:rsidR="00FF51EC" w:rsidRDefault="0004013B" w:rsidP="00C92B08">
      <w:pPr>
        <w:pStyle w:val="ListParagraph"/>
        <w:numPr>
          <w:ilvl w:val="1"/>
          <w:numId w:val="2"/>
        </w:numPr>
        <w:tabs>
          <w:tab w:val="left" w:pos="376"/>
        </w:tabs>
        <w:ind w:left="156" w:right="248" w:firstLine="0"/>
        <w:jc w:val="both"/>
        <w:rPr>
          <w:sz w:val="16"/>
        </w:rPr>
      </w:pPr>
      <w:r>
        <w:rPr>
          <w:sz w:val="16"/>
        </w:rPr>
        <w:t>Unless specifically requested by Client, KPMG is not obligated to provide a copy of the report to Target for the purpose of confirming Target’s representations</w:t>
      </w:r>
      <w:r>
        <w:rPr>
          <w:spacing w:val="-16"/>
          <w:sz w:val="16"/>
        </w:rPr>
        <w:t xml:space="preserve"> </w:t>
      </w:r>
      <w:r>
        <w:rPr>
          <w:sz w:val="16"/>
        </w:rPr>
        <w:t>concerning the accuracy of the factual information presented in the report. If Client would like Target to review the report, KPMG</w:t>
      </w:r>
      <w:r>
        <w:rPr>
          <w:spacing w:val="-10"/>
          <w:sz w:val="16"/>
        </w:rPr>
        <w:t xml:space="preserve"> </w:t>
      </w:r>
      <w:r>
        <w:rPr>
          <w:sz w:val="16"/>
        </w:rPr>
        <w:t>will</w:t>
      </w:r>
      <w:r>
        <w:rPr>
          <w:spacing w:val="-8"/>
          <w:sz w:val="16"/>
        </w:rPr>
        <w:t xml:space="preserve"> </w:t>
      </w:r>
      <w:r>
        <w:rPr>
          <w:sz w:val="16"/>
        </w:rPr>
        <w:t>require</w:t>
      </w:r>
      <w:r>
        <w:rPr>
          <w:spacing w:val="-8"/>
          <w:sz w:val="16"/>
        </w:rPr>
        <w:t xml:space="preserve"> </w:t>
      </w:r>
      <w:r>
        <w:rPr>
          <w:sz w:val="16"/>
        </w:rPr>
        <w:t>Client</w:t>
      </w:r>
      <w:r>
        <w:rPr>
          <w:spacing w:val="-8"/>
          <w:sz w:val="16"/>
        </w:rPr>
        <w:t xml:space="preserve"> </w:t>
      </w:r>
      <w:r>
        <w:rPr>
          <w:sz w:val="16"/>
        </w:rPr>
        <w:t>and</w:t>
      </w:r>
      <w:r>
        <w:rPr>
          <w:spacing w:val="-10"/>
          <w:sz w:val="16"/>
        </w:rPr>
        <w:t xml:space="preserve"> </w:t>
      </w:r>
      <w:r>
        <w:rPr>
          <w:sz w:val="16"/>
        </w:rPr>
        <w:t>Target</w:t>
      </w:r>
      <w:r>
        <w:rPr>
          <w:spacing w:val="-6"/>
          <w:sz w:val="16"/>
        </w:rPr>
        <w:t xml:space="preserve"> </w:t>
      </w:r>
      <w:r>
        <w:rPr>
          <w:sz w:val="16"/>
        </w:rPr>
        <w:t>to</w:t>
      </w:r>
      <w:r>
        <w:rPr>
          <w:spacing w:val="-11"/>
          <w:sz w:val="16"/>
        </w:rPr>
        <w:t xml:space="preserve"> </w:t>
      </w:r>
      <w:r>
        <w:rPr>
          <w:sz w:val="16"/>
        </w:rPr>
        <w:t>indemnify</w:t>
      </w:r>
      <w:r>
        <w:rPr>
          <w:spacing w:val="-11"/>
          <w:sz w:val="16"/>
        </w:rPr>
        <w:t xml:space="preserve"> </w:t>
      </w:r>
      <w:r>
        <w:rPr>
          <w:sz w:val="16"/>
        </w:rPr>
        <w:t>KPMG</w:t>
      </w:r>
      <w:r>
        <w:rPr>
          <w:spacing w:val="-14"/>
          <w:sz w:val="16"/>
        </w:rPr>
        <w:t xml:space="preserve"> </w:t>
      </w:r>
      <w:r>
        <w:rPr>
          <w:sz w:val="16"/>
        </w:rPr>
        <w:t>for any</w:t>
      </w:r>
      <w:r>
        <w:rPr>
          <w:spacing w:val="-7"/>
          <w:sz w:val="16"/>
        </w:rPr>
        <w:t xml:space="preserve"> </w:t>
      </w:r>
      <w:r>
        <w:rPr>
          <w:sz w:val="16"/>
        </w:rPr>
        <w:t>Claims</w:t>
      </w:r>
      <w:r>
        <w:rPr>
          <w:spacing w:val="-6"/>
          <w:sz w:val="16"/>
        </w:rPr>
        <w:t xml:space="preserve"> </w:t>
      </w:r>
      <w:r>
        <w:rPr>
          <w:sz w:val="16"/>
        </w:rPr>
        <w:t>arising</w:t>
      </w:r>
      <w:r>
        <w:rPr>
          <w:spacing w:val="-6"/>
          <w:sz w:val="16"/>
        </w:rPr>
        <w:t xml:space="preserve"> </w:t>
      </w:r>
      <w:r>
        <w:rPr>
          <w:sz w:val="16"/>
        </w:rPr>
        <w:t>out</w:t>
      </w:r>
      <w:r>
        <w:rPr>
          <w:spacing w:val="-6"/>
          <w:sz w:val="16"/>
        </w:rPr>
        <w:t xml:space="preserve"> </w:t>
      </w:r>
      <w:r>
        <w:rPr>
          <w:sz w:val="16"/>
        </w:rPr>
        <w:t>of</w:t>
      </w:r>
      <w:r>
        <w:rPr>
          <w:spacing w:val="-6"/>
          <w:sz w:val="16"/>
        </w:rPr>
        <w:t xml:space="preserve"> </w:t>
      </w:r>
      <w:r>
        <w:rPr>
          <w:sz w:val="16"/>
        </w:rPr>
        <w:t>or</w:t>
      </w:r>
      <w:r>
        <w:rPr>
          <w:spacing w:val="-4"/>
          <w:sz w:val="16"/>
        </w:rPr>
        <w:t xml:space="preserve"> </w:t>
      </w:r>
      <w:r>
        <w:rPr>
          <w:sz w:val="16"/>
        </w:rPr>
        <w:t>relating</w:t>
      </w:r>
      <w:r>
        <w:rPr>
          <w:spacing w:val="-6"/>
          <w:sz w:val="16"/>
        </w:rPr>
        <w:t xml:space="preserve"> </w:t>
      </w:r>
      <w:r>
        <w:rPr>
          <w:sz w:val="16"/>
        </w:rPr>
        <w:t>to</w:t>
      </w:r>
      <w:r>
        <w:rPr>
          <w:spacing w:val="-5"/>
          <w:sz w:val="16"/>
        </w:rPr>
        <w:t xml:space="preserve"> </w:t>
      </w:r>
      <w:r>
        <w:rPr>
          <w:sz w:val="16"/>
        </w:rPr>
        <w:t>such</w:t>
      </w:r>
      <w:r>
        <w:rPr>
          <w:spacing w:val="-5"/>
          <w:sz w:val="16"/>
        </w:rPr>
        <w:t xml:space="preserve"> </w:t>
      </w:r>
      <w:r>
        <w:rPr>
          <w:sz w:val="16"/>
        </w:rPr>
        <w:t>review</w:t>
      </w:r>
      <w:r>
        <w:rPr>
          <w:spacing w:val="-5"/>
          <w:sz w:val="16"/>
        </w:rPr>
        <w:t xml:space="preserve"> </w:t>
      </w:r>
      <w:r>
        <w:rPr>
          <w:sz w:val="16"/>
        </w:rPr>
        <w:t>on</w:t>
      </w:r>
      <w:r>
        <w:rPr>
          <w:spacing w:val="-6"/>
          <w:sz w:val="16"/>
        </w:rPr>
        <w:t xml:space="preserve"> </w:t>
      </w:r>
      <w:r>
        <w:rPr>
          <w:sz w:val="16"/>
        </w:rPr>
        <w:t>such terms and conditions specified by KPMG in its sole discretion. In certain instances, Client may request that KPMG’s report be distributed to a third party for informational purposes. KPMG will consider consenting to distribution</w:t>
      </w:r>
      <w:r>
        <w:rPr>
          <w:spacing w:val="-11"/>
          <w:sz w:val="16"/>
        </w:rPr>
        <w:t xml:space="preserve"> </w:t>
      </w:r>
      <w:r>
        <w:rPr>
          <w:sz w:val="16"/>
        </w:rPr>
        <w:t>based</w:t>
      </w:r>
      <w:r>
        <w:rPr>
          <w:spacing w:val="-9"/>
          <w:sz w:val="16"/>
        </w:rPr>
        <w:t xml:space="preserve"> </w:t>
      </w:r>
      <w:r>
        <w:rPr>
          <w:sz w:val="16"/>
        </w:rPr>
        <w:t>on</w:t>
      </w:r>
      <w:r>
        <w:rPr>
          <w:spacing w:val="-12"/>
          <w:sz w:val="16"/>
        </w:rPr>
        <w:t xml:space="preserve"> </w:t>
      </w:r>
      <w:r>
        <w:rPr>
          <w:sz w:val="16"/>
        </w:rPr>
        <w:t>such</w:t>
      </w:r>
      <w:r>
        <w:rPr>
          <w:spacing w:val="-10"/>
          <w:sz w:val="16"/>
        </w:rPr>
        <w:t xml:space="preserve"> </w:t>
      </w:r>
      <w:r>
        <w:rPr>
          <w:sz w:val="16"/>
        </w:rPr>
        <w:t>factors</w:t>
      </w:r>
      <w:r>
        <w:rPr>
          <w:spacing w:val="-9"/>
          <w:sz w:val="16"/>
        </w:rPr>
        <w:t xml:space="preserve"> </w:t>
      </w:r>
      <w:r>
        <w:rPr>
          <w:sz w:val="16"/>
        </w:rPr>
        <w:t>as</w:t>
      </w:r>
      <w:r>
        <w:rPr>
          <w:spacing w:val="-7"/>
          <w:sz w:val="16"/>
        </w:rPr>
        <w:t xml:space="preserve"> </w:t>
      </w:r>
      <w:r>
        <w:rPr>
          <w:sz w:val="16"/>
        </w:rPr>
        <w:t>the</w:t>
      </w:r>
      <w:r>
        <w:rPr>
          <w:spacing w:val="-11"/>
          <w:sz w:val="16"/>
        </w:rPr>
        <w:t xml:space="preserve"> </w:t>
      </w:r>
      <w:r>
        <w:rPr>
          <w:sz w:val="16"/>
        </w:rPr>
        <w:t>identity</w:t>
      </w:r>
      <w:r>
        <w:rPr>
          <w:spacing w:val="-10"/>
          <w:sz w:val="16"/>
        </w:rPr>
        <w:t xml:space="preserve"> </w:t>
      </w:r>
      <w:r>
        <w:rPr>
          <w:sz w:val="16"/>
        </w:rPr>
        <w:t>of</w:t>
      </w:r>
      <w:r>
        <w:rPr>
          <w:spacing w:val="-10"/>
          <w:sz w:val="16"/>
        </w:rPr>
        <w:t xml:space="preserve"> </w:t>
      </w:r>
      <w:r>
        <w:rPr>
          <w:sz w:val="16"/>
        </w:rPr>
        <w:t>the</w:t>
      </w:r>
      <w:r>
        <w:rPr>
          <w:spacing w:val="-10"/>
          <w:sz w:val="16"/>
        </w:rPr>
        <w:t xml:space="preserve"> </w:t>
      </w:r>
      <w:r>
        <w:rPr>
          <w:sz w:val="16"/>
        </w:rPr>
        <w:t>third party and the third party’s intended use of the report. If KPMG agrees to the distribution of the report to a third party, Client agrees to execute and agrees to require the third</w:t>
      </w:r>
      <w:r>
        <w:rPr>
          <w:spacing w:val="-10"/>
          <w:sz w:val="16"/>
        </w:rPr>
        <w:t xml:space="preserve"> </w:t>
      </w:r>
      <w:r>
        <w:rPr>
          <w:sz w:val="16"/>
        </w:rPr>
        <w:t>party</w:t>
      </w:r>
      <w:r>
        <w:rPr>
          <w:spacing w:val="-9"/>
          <w:sz w:val="16"/>
        </w:rPr>
        <w:t xml:space="preserve"> </w:t>
      </w:r>
      <w:r>
        <w:rPr>
          <w:sz w:val="16"/>
        </w:rPr>
        <w:t>to</w:t>
      </w:r>
      <w:r>
        <w:rPr>
          <w:spacing w:val="-6"/>
          <w:sz w:val="16"/>
        </w:rPr>
        <w:t xml:space="preserve"> </w:t>
      </w:r>
      <w:r>
        <w:rPr>
          <w:sz w:val="16"/>
        </w:rPr>
        <w:t>execute</w:t>
      </w:r>
      <w:r>
        <w:rPr>
          <w:spacing w:val="-7"/>
          <w:sz w:val="16"/>
        </w:rPr>
        <w:t xml:space="preserve"> </w:t>
      </w:r>
      <w:r>
        <w:rPr>
          <w:sz w:val="16"/>
        </w:rPr>
        <w:t>an</w:t>
      </w:r>
      <w:r>
        <w:rPr>
          <w:spacing w:val="-7"/>
          <w:sz w:val="16"/>
        </w:rPr>
        <w:t xml:space="preserve"> </w:t>
      </w:r>
      <w:r>
        <w:rPr>
          <w:sz w:val="16"/>
        </w:rPr>
        <w:t>agreement</w:t>
      </w:r>
      <w:r>
        <w:rPr>
          <w:spacing w:val="-6"/>
          <w:sz w:val="16"/>
        </w:rPr>
        <w:t xml:space="preserve"> </w:t>
      </w:r>
      <w:r>
        <w:rPr>
          <w:sz w:val="16"/>
        </w:rPr>
        <w:t>in</w:t>
      </w:r>
      <w:r>
        <w:rPr>
          <w:spacing w:val="-11"/>
          <w:sz w:val="16"/>
        </w:rPr>
        <w:t xml:space="preserve"> </w:t>
      </w:r>
      <w:r>
        <w:rPr>
          <w:sz w:val="16"/>
        </w:rPr>
        <w:t>the</w:t>
      </w:r>
      <w:r>
        <w:rPr>
          <w:spacing w:val="-11"/>
          <w:sz w:val="16"/>
        </w:rPr>
        <w:t xml:space="preserve"> </w:t>
      </w:r>
      <w:r>
        <w:rPr>
          <w:sz w:val="16"/>
        </w:rPr>
        <w:t>form</w:t>
      </w:r>
      <w:r>
        <w:rPr>
          <w:spacing w:val="-5"/>
          <w:sz w:val="16"/>
        </w:rPr>
        <w:t xml:space="preserve"> </w:t>
      </w:r>
      <w:r>
        <w:rPr>
          <w:sz w:val="16"/>
        </w:rPr>
        <w:t>provided</w:t>
      </w:r>
      <w:r>
        <w:rPr>
          <w:spacing w:val="-7"/>
          <w:sz w:val="16"/>
        </w:rPr>
        <w:t xml:space="preserve"> </w:t>
      </w:r>
      <w:r>
        <w:rPr>
          <w:sz w:val="16"/>
        </w:rPr>
        <w:t>by KPMG regarding the release of</w:t>
      </w:r>
      <w:r>
        <w:rPr>
          <w:spacing w:val="-22"/>
          <w:sz w:val="16"/>
        </w:rPr>
        <w:t xml:space="preserve"> </w:t>
      </w:r>
      <w:r>
        <w:rPr>
          <w:sz w:val="16"/>
        </w:rPr>
        <w:t>information.</w:t>
      </w:r>
    </w:p>
    <w:p w14:paraId="3A623121" w14:textId="77777777" w:rsidR="00FF51EC" w:rsidRDefault="0004013B" w:rsidP="00C92B08">
      <w:pPr>
        <w:pStyle w:val="ListParagraph"/>
        <w:numPr>
          <w:ilvl w:val="1"/>
          <w:numId w:val="2"/>
        </w:numPr>
        <w:tabs>
          <w:tab w:val="left" w:pos="519"/>
        </w:tabs>
        <w:ind w:left="156" w:right="251" w:firstLine="0"/>
        <w:jc w:val="both"/>
        <w:rPr>
          <w:sz w:val="16"/>
        </w:rPr>
      </w:pPr>
      <w:r>
        <w:rPr>
          <w:sz w:val="16"/>
        </w:rPr>
        <w:t>Client expressly acknowledges and agrees that if Client and Target (as such terms are defined in the Engagement</w:t>
      </w:r>
      <w:r>
        <w:rPr>
          <w:spacing w:val="-11"/>
          <w:sz w:val="16"/>
        </w:rPr>
        <w:t xml:space="preserve"> </w:t>
      </w:r>
      <w:r>
        <w:rPr>
          <w:sz w:val="16"/>
        </w:rPr>
        <w:t>Letter)</w:t>
      </w:r>
      <w:r>
        <w:rPr>
          <w:spacing w:val="-11"/>
          <w:sz w:val="16"/>
        </w:rPr>
        <w:t xml:space="preserve"> </w:t>
      </w:r>
      <w:r>
        <w:rPr>
          <w:sz w:val="16"/>
        </w:rPr>
        <w:t>are</w:t>
      </w:r>
      <w:r>
        <w:rPr>
          <w:spacing w:val="-12"/>
          <w:sz w:val="16"/>
        </w:rPr>
        <w:t xml:space="preserve"> </w:t>
      </w:r>
      <w:r>
        <w:rPr>
          <w:sz w:val="16"/>
        </w:rPr>
        <w:t>the</w:t>
      </w:r>
      <w:r>
        <w:rPr>
          <w:spacing w:val="-16"/>
          <w:sz w:val="16"/>
        </w:rPr>
        <w:t xml:space="preserve"> </w:t>
      </w:r>
      <w:r>
        <w:rPr>
          <w:sz w:val="16"/>
        </w:rPr>
        <w:t>same</w:t>
      </w:r>
      <w:r>
        <w:rPr>
          <w:spacing w:val="-13"/>
          <w:sz w:val="16"/>
        </w:rPr>
        <w:t xml:space="preserve"> </w:t>
      </w:r>
      <w:r>
        <w:rPr>
          <w:sz w:val="16"/>
        </w:rPr>
        <w:t>entity,</w:t>
      </w:r>
      <w:r>
        <w:rPr>
          <w:spacing w:val="-12"/>
          <w:sz w:val="16"/>
        </w:rPr>
        <w:t xml:space="preserve"> </w:t>
      </w:r>
      <w:r>
        <w:rPr>
          <w:sz w:val="16"/>
        </w:rPr>
        <w:t>that</w:t>
      </w:r>
      <w:r>
        <w:rPr>
          <w:spacing w:val="-12"/>
          <w:sz w:val="16"/>
        </w:rPr>
        <w:t xml:space="preserve"> </w:t>
      </w:r>
      <w:r>
        <w:rPr>
          <w:sz w:val="16"/>
        </w:rPr>
        <w:t>all</w:t>
      </w:r>
      <w:r>
        <w:rPr>
          <w:spacing w:val="-11"/>
          <w:sz w:val="16"/>
        </w:rPr>
        <w:t xml:space="preserve"> </w:t>
      </w:r>
      <w:r>
        <w:rPr>
          <w:sz w:val="16"/>
        </w:rPr>
        <w:t>references</w:t>
      </w:r>
    </w:p>
    <w:p w14:paraId="64038AD0"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80" w:space="40"/>
            <w:col w:w="4540"/>
          </w:cols>
        </w:sectPr>
      </w:pPr>
    </w:p>
    <w:p w14:paraId="76F146DE" w14:textId="77777777" w:rsidR="00FF51EC" w:rsidRDefault="00FF51EC">
      <w:pPr>
        <w:pStyle w:val="BodyText"/>
        <w:rPr>
          <w:sz w:val="20"/>
        </w:rPr>
      </w:pPr>
    </w:p>
    <w:p w14:paraId="2138B5C6" w14:textId="77777777" w:rsidR="00FF51EC" w:rsidRDefault="00FF51EC">
      <w:pPr>
        <w:rPr>
          <w:sz w:val="20"/>
        </w:rPr>
        <w:sectPr w:rsidR="00FF51EC">
          <w:pgSz w:w="12240" w:h="15840"/>
          <w:pgMar w:top="1840" w:right="920" w:bottom="1260" w:left="960" w:header="775" w:footer="1070" w:gutter="0"/>
          <w:cols w:space="720"/>
        </w:sectPr>
      </w:pPr>
    </w:p>
    <w:p w14:paraId="17A241FA" w14:textId="77777777" w:rsidR="00FF51EC" w:rsidRDefault="00FF51EC">
      <w:pPr>
        <w:pStyle w:val="BodyText"/>
        <w:spacing w:before="11"/>
        <w:rPr>
          <w:sz w:val="20"/>
        </w:rPr>
      </w:pPr>
    </w:p>
    <w:p w14:paraId="46C9CD84" w14:textId="77777777" w:rsidR="00FF51EC" w:rsidRDefault="0004013B">
      <w:pPr>
        <w:pStyle w:val="BodyText"/>
        <w:ind w:left="1645" w:right="3"/>
        <w:jc w:val="both"/>
      </w:pPr>
      <w:r>
        <w:t>herein to “Target” shall be deemed to be references to “Client”.</w:t>
      </w:r>
    </w:p>
    <w:p w14:paraId="46DE158C" w14:textId="77777777" w:rsidR="00FF51EC" w:rsidRDefault="0004013B" w:rsidP="00C92B08">
      <w:pPr>
        <w:pStyle w:val="ListParagraph"/>
        <w:numPr>
          <w:ilvl w:val="1"/>
          <w:numId w:val="2"/>
        </w:numPr>
        <w:tabs>
          <w:tab w:val="left" w:pos="2008"/>
        </w:tabs>
        <w:ind w:left="1645" w:right="1" w:firstLine="0"/>
        <w:jc w:val="both"/>
        <w:rPr>
          <w:sz w:val="16"/>
        </w:rPr>
      </w:pPr>
      <w:r>
        <w:rPr>
          <w:sz w:val="16"/>
        </w:rPr>
        <w:t>The provisions of subsections 3(c)-(d) and Section 6 shall apply to information about Target provided to KPMG in the course of performing the services under the Engagement Letter. Client agrees to use all reasonable efforts</w:t>
      </w:r>
      <w:r>
        <w:rPr>
          <w:spacing w:val="-7"/>
          <w:sz w:val="16"/>
        </w:rPr>
        <w:t xml:space="preserve"> </w:t>
      </w:r>
      <w:r>
        <w:rPr>
          <w:sz w:val="16"/>
        </w:rPr>
        <w:t>to</w:t>
      </w:r>
      <w:r>
        <w:rPr>
          <w:spacing w:val="-8"/>
          <w:sz w:val="16"/>
        </w:rPr>
        <w:t xml:space="preserve"> </w:t>
      </w:r>
      <w:r>
        <w:rPr>
          <w:sz w:val="16"/>
        </w:rPr>
        <w:t>arrange</w:t>
      </w:r>
      <w:r>
        <w:rPr>
          <w:spacing w:val="-5"/>
          <w:sz w:val="16"/>
        </w:rPr>
        <w:t xml:space="preserve"> </w:t>
      </w:r>
      <w:r>
        <w:rPr>
          <w:sz w:val="16"/>
        </w:rPr>
        <w:t>for</w:t>
      </w:r>
      <w:r>
        <w:rPr>
          <w:spacing w:val="-10"/>
          <w:sz w:val="16"/>
        </w:rPr>
        <w:t xml:space="preserve"> </w:t>
      </w:r>
      <w:r>
        <w:rPr>
          <w:sz w:val="16"/>
        </w:rPr>
        <w:t>KPMG’s</w:t>
      </w:r>
      <w:r>
        <w:rPr>
          <w:spacing w:val="-5"/>
          <w:sz w:val="16"/>
        </w:rPr>
        <w:t xml:space="preserve"> </w:t>
      </w:r>
      <w:r>
        <w:rPr>
          <w:sz w:val="16"/>
        </w:rPr>
        <w:t>access</w:t>
      </w:r>
      <w:r>
        <w:rPr>
          <w:spacing w:val="-9"/>
          <w:sz w:val="16"/>
        </w:rPr>
        <w:t xml:space="preserve"> </w:t>
      </w:r>
      <w:r>
        <w:rPr>
          <w:sz w:val="16"/>
        </w:rPr>
        <w:t>to</w:t>
      </w:r>
      <w:r>
        <w:rPr>
          <w:spacing w:val="-8"/>
          <w:sz w:val="16"/>
        </w:rPr>
        <w:t xml:space="preserve"> </w:t>
      </w:r>
      <w:r>
        <w:rPr>
          <w:sz w:val="16"/>
        </w:rPr>
        <w:t>Target’s</w:t>
      </w:r>
      <w:r>
        <w:rPr>
          <w:spacing w:val="-3"/>
          <w:sz w:val="16"/>
        </w:rPr>
        <w:t xml:space="preserve"> </w:t>
      </w:r>
      <w:r>
        <w:rPr>
          <w:sz w:val="16"/>
        </w:rPr>
        <w:t>personnel and advisors, business offices and financial information as required for KPMG to perform the services contemplated by the Engagement</w:t>
      </w:r>
      <w:r>
        <w:rPr>
          <w:spacing w:val="-12"/>
          <w:sz w:val="16"/>
        </w:rPr>
        <w:t xml:space="preserve"> </w:t>
      </w:r>
      <w:r>
        <w:rPr>
          <w:sz w:val="16"/>
        </w:rPr>
        <w:t>Letter.</w:t>
      </w:r>
    </w:p>
    <w:p w14:paraId="50ED7878" w14:textId="77777777" w:rsidR="00FF51EC" w:rsidRDefault="0004013B" w:rsidP="00C92B08">
      <w:pPr>
        <w:pStyle w:val="ListParagraph"/>
        <w:numPr>
          <w:ilvl w:val="1"/>
          <w:numId w:val="2"/>
        </w:numPr>
        <w:tabs>
          <w:tab w:val="left" w:pos="2008"/>
        </w:tabs>
        <w:spacing w:before="2"/>
        <w:ind w:left="1645" w:right="1" w:firstLine="0"/>
        <w:jc w:val="both"/>
        <w:rPr>
          <w:sz w:val="16"/>
        </w:rPr>
      </w:pPr>
      <w:r>
        <w:rPr>
          <w:sz w:val="16"/>
        </w:rPr>
        <w:t>If KPMG serves as independent auditors of Target or another party disclosed to Client, or provides any other audit or attestation services to Target or such other party (such as the target of a contract compliance review or a party having a connection to an investigation or proceeding), Client hereby acknowledges and agrees that KPMG may be in possession of confidential information concerning</w:t>
      </w:r>
      <w:r>
        <w:rPr>
          <w:spacing w:val="-7"/>
          <w:sz w:val="16"/>
        </w:rPr>
        <w:t xml:space="preserve"> </w:t>
      </w:r>
      <w:r>
        <w:rPr>
          <w:sz w:val="16"/>
        </w:rPr>
        <w:t>Target</w:t>
      </w:r>
      <w:r>
        <w:rPr>
          <w:spacing w:val="-6"/>
          <w:sz w:val="16"/>
        </w:rPr>
        <w:t xml:space="preserve"> </w:t>
      </w:r>
      <w:r>
        <w:rPr>
          <w:sz w:val="16"/>
        </w:rPr>
        <w:t>or</w:t>
      </w:r>
      <w:r>
        <w:rPr>
          <w:spacing w:val="-5"/>
          <w:sz w:val="16"/>
        </w:rPr>
        <w:t xml:space="preserve"> </w:t>
      </w:r>
      <w:r>
        <w:rPr>
          <w:sz w:val="16"/>
        </w:rPr>
        <w:t>such</w:t>
      </w:r>
      <w:r>
        <w:rPr>
          <w:spacing w:val="-5"/>
          <w:sz w:val="16"/>
        </w:rPr>
        <w:t xml:space="preserve"> </w:t>
      </w:r>
      <w:r>
        <w:rPr>
          <w:sz w:val="16"/>
        </w:rPr>
        <w:t>other</w:t>
      </w:r>
      <w:r>
        <w:rPr>
          <w:spacing w:val="-4"/>
          <w:sz w:val="16"/>
        </w:rPr>
        <w:t xml:space="preserve"> </w:t>
      </w:r>
      <w:r>
        <w:rPr>
          <w:sz w:val="16"/>
        </w:rPr>
        <w:t>party</w:t>
      </w:r>
      <w:r>
        <w:rPr>
          <w:spacing w:val="-4"/>
          <w:sz w:val="16"/>
        </w:rPr>
        <w:t xml:space="preserve"> </w:t>
      </w:r>
      <w:r>
        <w:rPr>
          <w:sz w:val="16"/>
        </w:rPr>
        <w:t>that</w:t>
      </w:r>
      <w:r>
        <w:rPr>
          <w:spacing w:val="-6"/>
          <w:sz w:val="16"/>
        </w:rPr>
        <w:t xml:space="preserve"> </w:t>
      </w:r>
      <w:r>
        <w:rPr>
          <w:sz w:val="16"/>
        </w:rPr>
        <w:t>may</w:t>
      </w:r>
      <w:r>
        <w:rPr>
          <w:spacing w:val="-4"/>
          <w:sz w:val="16"/>
        </w:rPr>
        <w:t xml:space="preserve"> </w:t>
      </w:r>
      <w:r>
        <w:rPr>
          <w:sz w:val="16"/>
        </w:rPr>
        <w:t>be</w:t>
      </w:r>
      <w:r>
        <w:rPr>
          <w:spacing w:val="-3"/>
          <w:sz w:val="16"/>
        </w:rPr>
        <w:t xml:space="preserve"> </w:t>
      </w:r>
      <w:r>
        <w:rPr>
          <w:sz w:val="16"/>
        </w:rPr>
        <w:t>relevant to Client’s due diligence procedures or other services KPMG is providing to Client under the Engagement Letter and that such information will not be disclosed to Client unless Target or such other party provides prior written consent to such disclosure or provides such information directly</w:t>
      </w:r>
      <w:r>
        <w:rPr>
          <w:spacing w:val="-9"/>
          <w:sz w:val="16"/>
        </w:rPr>
        <w:t xml:space="preserve"> </w:t>
      </w:r>
      <w:r>
        <w:rPr>
          <w:sz w:val="16"/>
        </w:rPr>
        <w:t>to</w:t>
      </w:r>
      <w:r>
        <w:rPr>
          <w:spacing w:val="-8"/>
          <w:sz w:val="16"/>
        </w:rPr>
        <w:t xml:space="preserve"> </w:t>
      </w:r>
      <w:r>
        <w:rPr>
          <w:sz w:val="16"/>
        </w:rPr>
        <w:t>Client</w:t>
      </w:r>
      <w:r>
        <w:rPr>
          <w:spacing w:val="-4"/>
          <w:sz w:val="16"/>
        </w:rPr>
        <w:t xml:space="preserve"> </w:t>
      </w:r>
      <w:r>
        <w:rPr>
          <w:sz w:val="16"/>
        </w:rPr>
        <w:t>or</w:t>
      </w:r>
      <w:r>
        <w:rPr>
          <w:spacing w:val="-9"/>
          <w:sz w:val="16"/>
        </w:rPr>
        <w:t xml:space="preserve"> </w:t>
      </w:r>
      <w:r>
        <w:rPr>
          <w:sz w:val="16"/>
        </w:rPr>
        <w:t>to</w:t>
      </w:r>
      <w:r>
        <w:rPr>
          <w:spacing w:val="-5"/>
          <w:sz w:val="16"/>
        </w:rPr>
        <w:t xml:space="preserve"> </w:t>
      </w:r>
      <w:r>
        <w:rPr>
          <w:sz w:val="16"/>
        </w:rPr>
        <w:t>the</w:t>
      </w:r>
      <w:r>
        <w:rPr>
          <w:spacing w:val="-10"/>
          <w:sz w:val="16"/>
        </w:rPr>
        <w:t xml:space="preserve"> </w:t>
      </w:r>
      <w:r>
        <w:rPr>
          <w:sz w:val="16"/>
        </w:rPr>
        <w:t>KPMG</w:t>
      </w:r>
      <w:r>
        <w:rPr>
          <w:spacing w:val="-8"/>
          <w:sz w:val="16"/>
        </w:rPr>
        <w:t xml:space="preserve"> </w:t>
      </w:r>
      <w:r>
        <w:rPr>
          <w:sz w:val="16"/>
        </w:rPr>
        <w:t>engagement</w:t>
      </w:r>
      <w:r>
        <w:rPr>
          <w:spacing w:val="-6"/>
          <w:sz w:val="16"/>
        </w:rPr>
        <w:t xml:space="preserve"> </w:t>
      </w:r>
      <w:r>
        <w:rPr>
          <w:sz w:val="16"/>
        </w:rPr>
        <w:t>team</w:t>
      </w:r>
      <w:r>
        <w:rPr>
          <w:spacing w:val="-3"/>
          <w:sz w:val="16"/>
        </w:rPr>
        <w:t xml:space="preserve"> </w:t>
      </w:r>
      <w:r>
        <w:rPr>
          <w:sz w:val="16"/>
        </w:rPr>
        <w:t>serving Client for purposes of the services under the Engagement Letter.</w:t>
      </w:r>
    </w:p>
    <w:p w14:paraId="413380EA" w14:textId="77777777" w:rsidR="00FF51EC" w:rsidRDefault="0004013B" w:rsidP="00C92B08">
      <w:pPr>
        <w:pStyle w:val="ListParagraph"/>
        <w:numPr>
          <w:ilvl w:val="0"/>
          <w:numId w:val="2"/>
        </w:numPr>
        <w:tabs>
          <w:tab w:val="left" w:pos="2006"/>
        </w:tabs>
        <w:spacing w:before="59"/>
        <w:ind w:left="2005" w:hanging="360"/>
        <w:jc w:val="both"/>
        <w:rPr>
          <w:b/>
          <w:sz w:val="16"/>
        </w:rPr>
      </w:pPr>
      <w:r>
        <w:rPr>
          <w:b/>
          <w:sz w:val="16"/>
        </w:rPr>
        <w:t>L</w:t>
      </w:r>
      <w:r>
        <w:rPr>
          <w:b/>
          <w:sz w:val="13"/>
        </w:rPr>
        <w:t>OBBYING</w:t>
      </w:r>
    </w:p>
    <w:p w14:paraId="6FE56B5E" w14:textId="77777777" w:rsidR="00FF51EC" w:rsidRDefault="0004013B">
      <w:pPr>
        <w:pStyle w:val="BodyText"/>
        <w:spacing w:before="63"/>
        <w:ind w:left="1645"/>
        <w:jc w:val="both"/>
      </w:pPr>
      <w:r>
        <w:t>Unless expressly stated in the Engagement Letter, KPMG will not undertake any lobbying activity, as that term is defined in all applicable federal, provincial and municipal lobbyist</w:t>
      </w:r>
      <w:r>
        <w:rPr>
          <w:spacing w:val="-6"/>
        </w:rPr>
        <w:t xml:space="preserve"> </w:t>
      </w:r>
      <w:r>
        <w:t>registration</w:t>
      </w:r>
      <w:r>
        <w:rPr>
          <w:spacing w:val="-8"/>
        </w:rPr>
        <w:t xml:space="preserve"> </w:t>
      </w:r>
      <w:r>
        <w:t>statutes</w:t>
      </w:r>
      <w:r>
        <w:rPr>
          <w:spacing w:val="-3"/>
        </w:rPr>
        <w:t xml:space="preserve"> </w:t>
      </w:r>
      <w:r>
        <w:t>and</w:t>
      </w:r>
      <w:r>
        <w:rPr>
          <w:spacing w:val="-6"/>
        </w:rPr>
        <w:t xml:space="preserve"> </w:t>
      </w:r>
      <w:r>
        <w:t>regulations,</w:t>
      </w:r>
      <w:r>
        <w:rPr>
          <w:spacing w:val="-6"/>
        </w:rPr>
        <w:t xml:space="preserve"> </w:t>
      </w:r>
      <w:r>
        <w:t>in</w:t>
      </w:r>
      <w:r>
        <w:rPr>
          <w:spacing w:val="-7"/>
        </w:rPr>
        <w:t xml:space="preserve"> </w:t>
      </w:r>
      <w:r>
        <w:t xml:space="preserve">connection with the engagement. In the event that KPMG and Client agree that KPMG will undertake lobbying activity in connection with the engagement, such agreement shall </w:t>
      </w:r>
      <w:r>
        <w:rPr>
          <w:spacing w:val="-6"/>
        </w:rPr>
        <w:t>be</w:t>
      </w:r>
      <w:bookmarkStart w:id="218" w:name="33._LLP."/>
      <w:bookmarkEnd w:id="218"/>
      <w:r>
        <w:rPr>
          <w:spacing w:val="-6"/>
        </w:rPr>
        <w:t xml:space="preserve"> </w:t>
      </w:r>
      <w:r>
        <w:t>set out in an amendment to the Engagement</w:t>
      </w:r>
      <w:r>
        <w:rPr>
          <w:spacing w:val="-34"/>
        </w:rPr>
        <w:t xml:space="preserve"> </w:t>
      </w:r>
      <w:r>
        <w:t>Letter.</w:t>
      </w:r>
    </w:p>
    <w:p w14:paraId="4F54F799" w14:textId="77777777" w:rsidR="00FF51EC" w:rsidRDefault="0004013B" w:rsidP="00C92B08">
      <w:pPr>
        <w:pStyle w:val="Heading4"/>
        <w:numPr>
          <w:ilvl w:val="0"/>
          <w:numId w:val="2"/>
        </w:numPr>
        <w:tabs>
          <w:tab w:val="left" w:pos="2006"/>
        </w:tabs>
        <w:ind w:left="2005" w:hanging="360"/>
        <w:jc w:val="both"/>
      </w:pPr>
      <w:r>
        <w:t>LLP.</w:t>
      </w:r>
    </w:p>
    <w:p w14:paraId="09AB8B91" w14:textId="77777777" w:rsidR="00FF51EC" w:rsidRDefault="0004013B">
      <w:pPr>
        <w:pStyle w:val="BodyText"/>
        <w:spacing w:before="63"/>
        <w:ind w:left="1645"/>
        <w:jc w:val="both"/>
      </w:pPr>
      <w:r>
        <w:t>KPMG LLP is a registered limited liability partnership (“LLP”) established under the laws of the Province of Ontario and, where applicable, has been registered extra- provincially under provincial LLP legislation. KPMG is a partnership, but its partners have a degree of limited liability. A partner is not personally liable for any debts, obligations or liabilities of the LLP that arise from a negligent act or omission by another partner or any</w:t>
      </w:r>
      <w:r>
        <w:rPr>
          <w:spacing w:val="-26"/>
        </w:rPr>
        <w:t xml:space="preserve"> </w:t>
      </w:r>
      <w:r>
        <w:t>person under</w:t>
      </w:r>
      <w:r>
        <w:rPr>
          <w:spacing w:val="-6"/>
        </w:rPr>
        <w:t xml:space="preserve"> </w:t>
      </w:r>
      <w:r>
        <w:t>that</w:t>
      </w:r>
      <w:r>
        <w:rPr>
          <w:spacing w:val="-4"/>
        </w:rPr>
        <w:t xml:space="preserve"> </w:t>
      </w:r>
      <w:r>
        <w:t>other</w:t>
      </w:r>
      <w:r>
        <w:rPr>
          <w:spacing w:val="-8"/>
        </w:rPr>
        <w:t xml:space="preserve"> </w:t>
      </w:r>
      <w:r>
        <w:t>partner’s</w:t>
      </w:r>
      <w:r>
        <w:rPr>
          <w:spacing w:val="-4"/>
        </w:rPr>
        <w:t xml:space="preserve"> </w:t>
      </w:r>
      <w:r>
        <w:t>direct</w:t>
      </w:r>
      <w:r>
        <w:rPr>
          <w:spacing w:val="-6"/>
        </w:rPr>
        <w:t xml:space="preserve"> </w:t>
      </w:r>
      <w:r>
        <w:t>supervision</w:t>
      </w:r>
      <w:r>
        <w:rPr>
          <w:spacing w:val="-6"/>
        </w:rPr>
        <w:t xml:space="preserve"> </w:t>
      </w:r>
      <w:r>
        <w:t>or</w:t>
      </w:r>
      <w:r>
        <w:rPr>
          <w:spacing w:val="-6"/>
        </w:rPr>
        <w:t xml:space="preserve"> </w:t>
      </w:r>
      <w:r>
        <w:t>control.</w:t>
      </w:r>
      <w:r>
        <w:rPr>
          <w:spacing w:val="-7"/>
        </w:rPr>
        <w:t xml:space="preserve"> </w:t>
      </w:r>
      <w:r>
        <w:t>The legislation relating to limited liability partnerships does not, however, reduce or limit the liability of the firm. The firm’s insurance exceeds the mandatory professional indemnity insurance requirements established by the relevant professional</w:t>
      </w:r>
      <w:r>
        <w:rPr>
          <w:spacing w:val="-11"/>
        </w:rPr>
        <w:t xml:space="preserve"> </w:t>
      </w:r>
      <w:r>
        <w:t>bodies.</w:t>
      </w:r>
      <w:r>
        <w:rPr>
          <w:spacing w:val="-13"/>
        </w:rPr>
        <w:t xml:space="preserve"> </w:t>
      </w:r>
      <w:r>
        <w:t>Subject</w:t>
      </w:r>
      <w:r>
        <w:rPr>
          <w:spacing w:val="-13"/>
        </w:rPr>
        <w:t xml:space="preserve"> </w:t>
      </w:r>
      <w:r>
        <w:t>to</w:t>
      </w:r>
      <w:r>
        <w:rPr>
          <w:spacing w:val="-12"/>
        </w:rPr>
        <w:t xml:space="preserve"> </w:t>
      </w:r>
      <w:r>
        <w:t>the</w:t>
      </w:r>
      <w:r>
        <w:rPr>
          <w:spacing w:val="-13"/>
        </w:rPr>
        <w:t xml:space="preserve"> </w:t>
      </w:r>
      <w:r>
        <w:t>other</w:t>
      </w:r>
      <w:r>
        <w:rPr>
          <w:spacing w:val="-11"/>
        </w:rPr>
        <w:t xml:space="preserve"> </w:t>
      </w:r>
      <w:r>
        <w:t>provisions</w:t>
      </w:r>
      <w:r>
        <w:rPr>
          <w:spacing w:val="-11"/>
        </w:rPr>
        <w:t xml:space="preserve"> </w:t>
      </w:r>
      <w:r>
        <w:t>hereof,</w:t>
      </w:r>
    </w:p>
    <w:p w14:paraId="1515EB22" w14:textId="77777777" w:rsidR="00FF51EC" w:rsidRDefault="0004013B">
      <w:pPr>
        <w:pStyle w:val="BodyText"/>
        <w:spacing w:before="9"/>
        <w:rPr>
          <w:sz w:val="20"/>
        </w:rPr>
      </w:pPr>
      <w:r>
        <w:br w:type="column"/>
      </w:r>
    </w:p>
    <w:p w14:paraId="04EA2656" w14:textId="77777777" w:rsidR="00FF51EC" w:rsidRDefault="0004013B">
      <w:pPr>
        <w:pStyle w:val="BodyText"/>
        <w:spacing w:before="1"/>
        <w:ind w:left="157" w:right="255" w:hanging="1"/>
        <w:jc w:val="both"/>
      </w:pPr>
      <w:r>
        <w:t>all</w:t>
      </w:r>
      <w:r>
        <w:rPr>
          <w:spacing w:val="-10"/>
        </w:rPr>
        <w:t xml:space="preserve"> </w:t>
      </w:r>
      <w:r>
        <w:t>partners</w:t>
      </w:r>
      <w:r>
        <w:rPr>
          <w:spacing w:val="-7"/>
        </w:rPr>
        <w:t xml:space="preserve"> </w:t>
      </w:r>
      <w:r>
        <w:t>of</w:t>
      </w:r>
      <w:r>
        <w:rPr>
          <w:spacing w:val="-6"/>
        </w:rPr>
        <w:t xml:space="preserve"> </w:t>
      </w:r>
      <w:r>
        <w:t>the</w:t>
      </w:r>
      <w:r>
        <w:rPr>
          <w:spacing w:val="-11"/>
        </w:rPr>
        <w:t xml:space="preserve"> </w:t>
      </w:r>
      <w:r>
        <w:t>LLP</w:t>
      </w:r>
      <w:r>
        <w:rPr>
          <w:spacing w:val="-7"/>
        </w:rPr>
        <w:t xml:space="preserve"> </w:t>
      </w:r>
      <w:r>
        <w:t>remain</w:t>
      </w:r>
      <w:r>
        <w:rPr>
          <w:spacing w:val="-13"/>
        </w:rPr>
        <w:t xml:space="preserve"> </w:t>
      </w:r>
      <w:r>
        <w:t>personally</w:t>
      </w:r>
      <w:r>
        <w:rPr>
          <w:spacing w:val="-9"/>
        </w:rPr>
        <w:t xml:space="preserve"> </w:t>
      </w:r>
      <w:r>
        <w:t>liable</w:t>
      </w:r>
      <w:r>
        <w:rPr>
          <w:spacing w:val="-11"/>
        </w:rPr>
        <w:t xml:space="preserve"> </w:t>
      </w:r>
      <w:r>
        <w:t>for</w:t>
      </w:r>
      <w:r>
        <w:rPr>
          <w:spacing w:val="-15"/>
        </w:rPr>
        <w:t xml:space="preserve"> </w:t>
      </w:r>
      <w:r>
        <w:t>their</w:t>
      </w:r>
      <w:r>
        <w:rPr>
          <w:spacing w:val="-11"/>
        </w:rPr>
        <w:t xml:space="preserve"> </w:t>
      </w:r>
      <w:r>
        <w:t>own actions and/or actions of those they directly supervise or control.</w:t>
      </w:r>
    </w:p>
    <w:p w14:paraId="25CD6073" w14:textId="77777777" w:rsidR="00FF51EC" w:rsidRDefault="00FF51EC">
      <w:pPr>
        <w:pStyle w:val="BodyText"/>
        <w:spacing w:before="9"/>
        <w:rPr>
          <w:sz w:val="15"/>
        </w:rPr>
      </w:pPr>
    </w:p>
    <w:p w14:paraId="52F9DFE3" w14:textId="77777777" w:rsidR="00FF51EC" w:rsidRDefault="0004013B" w:rsidP="00C92B08">
      <w:pPr>
        <w:pStyle w:val="ListParagraph"/>
        <w:numPr>
          <w:ilvl w:val="0"/>
          <w:numId w:val="2"/>
        </w:numPr>
        <w:tabs>
          <w:tab w:val="left" w:pos="517"/>
        </w:tabs>
        <w:spacing w:before="1"/>
        <w:ind w:left="516" w:hanging="360"/>
        <w:jc w:val="left"/>
        <w:rPr>
          <w:b/>
          <w:sz w:val="16"/>
        </w:rPr>
      </w:pPr>
      <w:r>
        <w:rPr>
          <w:b/>
          <w:sz w:val="16"/>
        </w:rPr>
        <w:t>A</w:t>
      </w:r>
      <w:r>
        <w:rPr>
          <w:b/>
          <w:sz w:val="13"/>
        </w:rPr>
        <w:t>LTERNATIVE</w:t>
      </w:r>
      <w:r>
        <w:rPr>
          <w:b/>
          <w:spacing w:val="3"/>
          <w:sz w:val="13"/>
        </w:rPr>
        <w:t xml:space="preserve"> </w:t>
      </w:r>
      <w:r>
        <w:rPr>
          <w:b/>
          <w:sz w:val="16"/>
        </w:rPr>
        <w:t>D</w:t>
      </w:r>
      <w:r>
        <w:rPr>
          <w:b/>
          <w:sz w:val="13"/>
        </w:rPr>
        <w:t>ISPUTE</w:t>
      </w:r>
      <w:r>
        <w:rPr>
          <w:b/>
          <w:sz w:val="16"/>
        </w:rPr>
        <w:t>R</w:t>
      </w:r>
      <w:r>
        <w:rPr>
          <w:b/>
          <w:sz w:val="13"/>
        </w:rPr>
        <w:t>ESOLUTION</w:t>
      </w:r>
      <w:r>
        <w:rPr>
          <w:b/>
          <w:sz w:val="16"/>
        </w:rPr>
        <w:t>.</w:t>
      </w:r>
    </w:p>
    <w:p w14:paraId="570EE593" w14:textId="77777777" w:rsidR="00FF51EC" w:rsidRDefault="0004013B">
      <w:pPr>
        <w:pStyle w:val="BodyText"/>
        <w:spacing w:before="2"/>
        <w:ind w:left="156" w:right="245"/>
        <w:jc w:val="both"/>
      </w:pPr>
      <w:r>
        <w:t>The parties shall, and shall cause both their and their respective subsidiaries’, affiliates’ and associated entities’ current</w:t>
      </w:r>
      <w:r>
        <w:rPr>
          <w:spacing w:val="-8"/>
        </w:rPr>
        <w:t xml:space="preserve"> </w:t>
      </w:r>
      <w:r>
        <w:t>and</w:t>
      </w:r>
      <w:r>
        <w:rPr>
          <w:spacing w:val="-6"/>
        </w:rPr>
        <w:t xml:space="preserve"> </w:t>
      </w:r>
      <w:r>
        <w:t>former</w:t>
      </w:r>
      <w:r>
        <w:rPr>
          <w:spacing w:val="-8"/>
        </w:rPr>
        <w:t xml:space="preserve"> </w:t>
      </w:r>
      <w:r>
        <w:t>officers,</w:t>
      </w:r>
      <w:r>
        <w:rPr>
          <w:spacing w:val="-7"/>
        </w:rPr>
        <w:t xml:space="preserve"> </w:t>
      </w:r>
      <w:r>
        <w:t>partners,</w:t>
      </w:r>
      <w:r>
        <w:rPr>
          <w:spacing w:val="-6"/>
        </w:rPr>
        <w:t xml:space="preserve"> </w:t>
      </w:r>
      <w:r>
        <w:t>directors,</w:t>
      </w:r>
      <w:r>
        <w:rPr>
          <w:spacing w:val="-6"/>
        </w:rPr>
        <w:t xml:space="preserve"> </w:t>
      </w:r>
      <w:r>
        <w:t>employees, agents and representatives, to first attempt to settle any dispute arising out of or relating to the Engagement Letter or the services provided hereunder (the “Dispute”) through good faith negotiations in the spirit of mutual cooperation between representatives of each of the parties with authority</w:t>
      </w:r>
      <w:r>
        <w:rPr>
          <w:spacing w:val="-14"/>
        </w:rPr>
        <w:t xml:space="preserve"> </w:t>
      </w:r>
      <w:r>
        <w:t>to</w:t>
      </w:r>
      <w:r>
        <w:rPr>
          <w:spacing w:val="-10"/>
        </w:rPr>
        <w:t xml:space="preserve"> </w:t>
      </w:r>
      <w:r>
        <w:t>resolve</w:t>
      </w:r>
      <w:r>
        <w:rPr>
          <w:spacing w:val="-12"/>
        </w:rPr>
        <w:t xml:space="preserve"> </w:t>
      </w:r>
      <w:r>
        <w:t>the</w:t>
      </w:r>
      <w:r>
        <w:rPr>
          <w:spacing w:val="-11"/>
        </w:rPr>
        <w:t xml:space="preserve"> </w:t>
      </w:r>
      <w:r>
        <w:t>Dispute.</w:t>
      </w:r>
      <w:r>
        <w:rPr>
          <w:spacing w:val="-11"/>
        </w:rPr>
        <w:t xml:space="preserve"> </w:t>
      </w:r>
      <w:r>
        <w:t>In</w:t>
      </w:r>
      <w:r>
        <w:rPr>
          <w:spacing w:val="-12"/>
        </w:rPr>
        <w:t xml:space="preserve"> </w:t>
      </w:r>
      <w:r>
        <w:t>the</w:t>
      </w:r>
      <w:r>
        <w:rPr>
          <w:spacing w:val="-11"/>
        </w:rPr>
        <w:t xml:space="preserve"> </w:t>
      </w:r>
      <w:r>
        <w:t>event</w:t>
      </w:r>
      <w:r>
        <w:rPr>
          <w:spacing w:val="-8"/>
        </w:rPr>
        <w:t xml:space="preserve"> </w:t>
      </w:r>
      <w:r>
        <w:t>that</w:t>
      </w:r>
      <w:r>
        <w:rPr>
          <w:spacing w:val="-10"/>
        </w:rPr>
        <w:t xml:space="preserve"> </w:t>
      </w:r>
      <w:r>
        <w:t>the</w:t>
      </w:r>
      <w:r>
        <w:rPr>
          <w:spacing w:val="-12"/>
        </w:rPr>
        <w:t xml:space="preserve"> </w:t>
      </w:r>
      <w:r>
        <w:t>parties are unable to settle or resolve a Dispute through negotiation within 30 days of when one of the parties has notified</w:t>
      </w:r>
      <w:r>
        <w:rPr>
          <w:spacing w:val="-7"/>
        </w:rPr>
        <w:t xml:space="preserve"> </w:t>
      </w:r>
      <w:r>
        <w:t>the</w:t>
      </w:r>
      <w:r>
        <w:rPr>
          <w:spacing w:val="-6"/>
        </w:rPr>
        <w:t xml:space="preserve"> </w:t>
      </w:r>
      <w:r>
        <w:t>other</w:t>
      </w:r>
      <w:r>
        <w:rPr>
          <w:spacing w:val="-4"/>
        </w:rPr>
        <w:t xml:space="preserve"> </w:t>
      </w:r>
      <w:r>
        <w:t>party</w:t>
      </w:r>
      <w:r>
        <w:rPr>
          <w:spacing w:val="-3"/>
        </w:rPr>
        <w:t xml:space="preserve"> </w:t>
      </w:r>
      <w:r>
        <w:t>of</w:t>
      </w:r>
      <w:r>
        <w:rPr>
          <w:spacing w:val="-6"/>
        </w:rPr>
        <w:t xml:space="preserve"> </w:t>
      </w:r>
      <w:r>
        <w:t>the</w:t>
      </w:r>
      <w:r>
        <w:rPr>
          <w:spacing w:val="-4"/>
        </w:rPr>
        <w:t xml:space="preserve"> </w:t>
      </w:r>
      <w:r>
        <w:t>Dispute</w:t>
      </w:r>
      <w:r>
        <w:rPr>
          <w:spacing w:val="-5"/>
        </w:rPr>
        <w:t xml:space="preserve"> </w:t>
      </w:r>
      <w:r>
        <w:t>by</w:t>
      </w:r>
      <w:r>
        <w:rPr>
          <w:spacing w:val="-3"/>
        </w:rPr>
        <w:t xml:space="preserve"> </w:t>
      </w:r>
      <w:r>
        <w:t>delivering</w:t>
      </w:r>
      <w:r>
        <w:rPr>
          <w:spacing w:val="-5"/>
        </w:rPr>
        <w:t xml:space="preserve"> </w:t>
      </w:r>
      <w:r>
        <w:t>a</w:t>
      </w:r>
      <w:r>
        <w:rPr>
          <w:spacing w:val="-5"/>
        </w:rPr>
        <w:t xml:space="preserve"> </w:t>
      </w:r>
      <w:r>
        <w:t>notice of dispute, or such longer period as the parties may mutually agree upon, such Dispute shall, as promptly as is reasonably</w:t>
      </w:r>
      <w:r>
        <w:rPr>
          <w:spacing w:val="-5"/>
        </w:rPr>
        <w:t xml:space="preserve"> </w:t>
      </w:r>
      <w:r>
        <w:t>practicable,</w:t>
      </w:r>
      <w:r>
        <w:rPr>
          <w:spacing w:val="-6"/>
        </w:rPr>
        <w:t xml:space="preserve"> </w:t>
      </w:r>
      <w:r>
        <w:t>be</w:t>
      </w:r>
      <w:r>
        <w:rPr>
          <w:spacing w:val="-12"/>
        </w:rPr>
        <w:t xml:space="preserve"> </w:t>
      </w:r>
      <w:r>
        <w:t>subject</w:t>
      </w:r>
      <w:r>
        <w:rPr>
          <w:spacing w:val="-8"/>
        </w:rPr>
        <w:t xml:space="preserve"> </w:t>
      </w:r>
      <w:r>
        <w:t>to</w:t>
      </w:r>
      <w:r>
        <w:rPr>
          <w:spacing w:val="-10"/>
        </w:rPr>
        <w:t xml:space="preserve"> </w:t>
      </w:r>
      <w:r>
        <w:t>mediation</w:t>
      </w:r>
      <w:r>
        <w:rPr>
          <w:spacing w:val="-7"/>
        </w:rPr>
        <w:t xml:space="preserve"> </w:t>
      </w:r>
      <w:r>
        <w:t>pursuant</w:t>
      </w:r>
      <w:r>
        <w:rPr>
          <w:spacing w:val="-9"/>
        </w:rPr>
        <w:t xml:space="preserve"> </w:t>
      </w:r>
      <w:r>
        <w:t>to the National Mediation Rules of the ADR Institute of Canada, Inc. that are in force at the time the notice of dispute is delivered. Any Dispute remaining unresolved for more</w:t>
      </w:r>
      <w:r>
        <w:rPr>
          <w:spacing w:val="-7"/>
        </w:rPr>
        <w:t xml:space="preserve"> </w:t>
      </w:r>
      <w:r>
        <w:t>than</w:t>
      </w:r>
      <w:r>
        <w:rPr>
          <w:spacing w:val="-4"/>
        </w:rPr>
        <w:t xml:space="preserve"> </w:t>
      </w:r>
      <w:r>
        <w:t>60</w:t>
      </w:r>
      <w:r>
        <w:rPr>
          <w:spacing w:val="-4"/>
        </w:rPr>
        <w:t xml:space="preserve"> </w:t>
      </w:r>
      <w:r>
        <w:t>days</w:t>
      </w:r>
      <w:r>
        <w:rPr>
          <w:spacing w:val="-1"/>
        </w:rPr>
        <w:t xml:space="preserve"> </w:t>
      </w:r>
      <w:r>
        <w:t>following</w:t>
      </w:r>
      <w:r>
        <w:rPr>
          <w:spacing w:val="-2"/>
        </w:rPr>
        <w:t xml:space="preserve"> </w:t>
      </w:r>
      <w:r>
        <w:t>the</w:t>
      </w:r>
      <w:r>
        <w:rPr>
          <w:spacing w:val="-5"/>
        </w:rPr>
        <w:t xml:space="preserve"> </w:t>
      </w:r>
      <w:r>
        <w:t>parties</w:t>
      </w:r>
      <w:r>
        <w:rPr>
          <w:spacing w:val="-2"/>
        </w:rPr>
        <w:t xml:space="preserve"> </w:t>
      </w:r>
      <w:r>
        <w:t>first</w:t>
      </w:r>
      <w:r>
        <w:rPr>
          <w:spacing w:val="-5"/>
        </w:rPr>
        <w:t xml:space="preserve"> </w:t>
      </w:r>
      <w:r>
        <w:t>meeting</w:t>
      </w:r>
      <w:r>
        <w:rPr>
          <w:spacing w:val="-2"/>
        </w:rPr>
        <w:t xml:space="preserve"> </w:t>
      </w:r>
      <w:r>
        <w:t>with</w:t>
      </w:r>
      <w:r>
        <w:rPr>
          <w:spacing w:val="-5"/>
        </w:rPr>
        <w:t xml:space="preserve"> </w:t>
      </w:r>
      <w:r>
        <w:t>a mediator</w:t>
      </w:r>
      <w:r>
        <w:rPr>
          <w:spacing w:val="-6"/>
        </w:rPr>
        <w:t xml:space="preserve"> </w:t>
      </w:r>
      <w:r>
        <w:t>or</w:t>
      </w:r>
      <w:r>
        <w:rPr>
          <w:spacing w:val="-4"/>
        </w:rPr>
        <w:t xml:space="preserve"> </w:t>
      </w:r>
      <w:r>
        <w:t>such</w:t>
      </w:r>
      <w:r>
        <w:rPr>
          <w:spacing w:val="-4"/>
        </w:rPr>
        <w:t xml:space="preserve"> </w:t>
      </w:r>
      <w:r>
        <w:t>longer</w:t>
      </w:r>
      <w:r>
        <w:rPr>
          <w:spacing w:val="-5"/>
        </w:rPr>
        <w:t xml:space="preserve"> </w:t>
      </w:r>
      <w:r>
        <w:t>period</w:t>
      </w:r>
      <w:r>
        <w:rPr>
          <w:spacing w:val="-4"/>
        </w:rPr>
        <w:t xml:space="preserve"> </w:t>
      </w:r>
      <w:r>
        <w:t>as</w:t>
      </w:r>
      <w:r>
        <w:rPr>
          <w:spacing w:val="-1"/>
        </w:rPr>
        <w:t xml:space="preserve"> </w:t>
      </w:r>
      <w:r>
        <w:t>the</w:t>
      </w:r>
      <w:r>
        <w:rPr>
          <w:spacing w:val="-5"/>
        </w:rPr>
        <w:t xml:space="preserve"> </w:t>
      </w:r>
      <w:r>
        <w:t>parties</w:t>
      </w:r>
      <w:r>
        <w:rPr>
          <w:spacing w:val="-2"/>
        </w:rPr>
        <w:t xml:space="preserve"> </w:t>
      </w:r>
      <w:r>
        <w:t>may</w:t>
      </w:r>
      <w:r>
        <w:rPr>
          <w:spacing w:val="-6"/>
        </w:rPr>
        <w:t xml:space="preserve"> </w:t>
      </w:r>
      <w:r>
        <w:t>mutually agree</w:t>
      </w:r>
      <w:r>
        <w:rPr>
          <w:spacing w:val="-6"/>
        </w:rPr>
        <w:t xml:space="preserve"> </w:t>
      </w:r>
      <w:r>
        <w:t>upon</w:t>
      </w:r>
      <w:r>
        <w:rPr>
          <w:spacing w:val="-5"/>
        </w:rPr>
        <w:t xml:space="preserve"> </w:t>
      </w:r>
      <w:r>
        <w:t>shall,</w:t>
      </w:r>
      <w:r>
        <w:rPr>
          <w:spacing w:val="-5"/>
        </w:rPr>
        <w:t xml:space="preserve"> </w:t>
      </w:r>
      <w:r>
        <w:t>as</w:t>
      </w:r>
      <w:r>
        <w:rPr>
          <w:spacing w:val="-4"/>
        </w:rPr>
        <w:t xml:space="preserve"> </w:t>
      </w:r>
      <w:r>
        <w:t>promptly</w:t>
      </w:r>
      <w:r>
        <w:rPr>
          <w:spacing w:val="-6"/>
        </w:rPr>
        <w:t xml:space="preserve"> </w:t>
      </w:r>
      <w:r>
        <w:t>as</w:t>
      </w:r>
      <w:r>
        <w:rPr>
          <w:spacing w:val="-3"/>
        </w:rPr>
        <w:t xml:space="preserve"> </w:t>
      </w:r>
      <w:r>
        <w:t>is</w:t>
      </w:r>
      <w:r>
        <w:rPr>
          <w:spacing w:val="-7"/>
        </w:rPr>
        <w:t xml:space="preserve"> </w:t>
      </w:r>
      <w:r>
        <w:t>reasonably</w:t>
      </w:r>
      <w:r>
        <w:rPr>
          <w:spacing w:val="-3"/>
        </w:rPr>
        <w:t xml:space="preserve"> </w:t>
      </w:r>
      <w:r>
        <w:t>practicable, be resolved by arbitration pursuant to the Arbitration Rules of</w:t>
      </w:r>
      <w:r>
        <w:rPr>
          <w:spacing w:val="-11"/>
        </w:rPr>
        <w:t xml:space="preserve"> </w:t>
      </w:r>
      <w:r>
        <w:t>the</w:t>
      </w:r>
      <w:r>
        <w:rPr>
          <w:spacing w:val="-10"/>
        </w:rPr>
        <w:t xml:space="preserve"> </w:t>
      </w:r>
      <w:r>
        <w:t>ADR</w:t>
      </w:r>
      <w:r>
        <w:rPr>
          <w:spacing w:val="-15"/>
        </w:rPr>
        <w:t xml:space="preserve"> </w:t>
      </w:r>
      <w:r>
        <w:t>Institute</w:t>
      </w:r>
      <w:r>
        <w:rPr>
          <w:spacing w:val="-12"/>
        </w:rPr>
        <w:t xml:space="preserve"> </w:t>
      </w:r>
      <w:r>
        <w:t>of</w:t>
      </w:r>
      <w:r>
        <w:rPr>
          <w:spacing w:val="-9"/>
        </w:rPr>
        <w:t xml:space="preserve"> </w:t>
      </w:r>
      <w:r>
        <w:t>Canada,</w:t>
      </w:r>
      <w:r>
        <w:rPr>
          <w:spacing w:val="-13"/>
        </w:rPr>
        <w:t xml:space="preserve"> </w:t>
      </w:r>
      <w:r>
        <w:t>Inc.</w:t>
      </w:r>
      <w:r>
        <w:rPr>
          <w:spacing w:val="-12"/>
        </w:rPr>
        <w:t xml:space="preserve"> </w:t>
      </w:r>
      <w:r>
        <w:t>(the</w:t>
      </w:r>
      <w:r>
        <w:rPr>
          <w:spacing w:val="-11"/>
        </w:rPr>
        <w:t xml:space="preserve"> </w:t>
      </w:r>
      <w:r>
        <w:t>“Arbitration</w:t>
      </w:r>
      <w:r>
        <w:rPr>
          <w:spacing w:val="-9"/>
        </w:rPr>
        <w:t xml:space="preserve"> </w:t>
      </w:r>
      <w:r>
        <w:t>Rules”) that are in force at the time the Dispute is subject to arbitration.</w:t>
      </w:r>
      <w:r>
        <w:rPr>
          <w:spacing w:val="-6"/>
        </w:rPr>
        <w:t xml:space="preserve"> </w:t>
      </w:r>
      <w:r>
        <w:t>For</w:t>
      </w:r>
      <w:r>
        <w:rPr>
          <w:spacing w:val="-8"/>
        </w:rPr>
        <w:t xml:space="preserve"> </w:t>
      </w:r>
      <w:r>
        <w:t>certainty,</w:t>
      </w:r>
      <w:r>
        <w:rPr>
          <w:spacing w:val="-10"/>
        </w:rPr>
        <w:t xml:space="preserve"> </w:t>
      </w:r>
      <w:r>
        <w:t>the</w:t>
      </w:r>
      <w:r>
        <w:rPr>
          <w:spacing w:val="-5"/>
        </w:rPr>
        <w:t xml:space="preserve"> </w:t>
      </w:r>
      <w:r>
        <w:t>parties</w:t>
      </w:r>
      <w:r>
        <w:rPr>
          <w:spacing w:val="-5"/>
        </w:rPr>
        <w:t xml:space="preserve"> </w:t>
      </w:r>
      <w:r>
        <w:t>hereby</w:t>
      </w:r>
      <w:r>
        <w:rPr>
          <w:spacing w:val="-5"/>
        </w:rPr>
        <w:t xml:space="preserve"> </w:t>
      </w:r>
      <w:r>
        <w:t>waive</w:t>
      </w:r>
      <w:r>
        <w:rPr>
          <w:spacing w:val="-5"/>
        </w:rPr>
        <w:t xml:space="preserve"> </w:t>
      </w:r>
      <w:r>
        <w:t>any</w:t>
      </w:r>
      <w:r>
        <w:rPr>
          <w:spacing w:val="-7"/>
        </w:rPr>
        <w:t xml:space="preserve"> </w:t>
      </w:r>
      <w:r>
        <w:t>right they may otherwise have to bring a court action in connection</w:t>
      </w:r>
      <w:r>
        <w:rPr>
          <w:spacing w:val="-6"/>
        </w:rPr>
        <w:t xml:space="preserve"> </w:t>
      </w:r>
      <w:r>
        <w:t>with</w:t>
      </w:r>
      <w:r>
        <w:rPr>
          <w:spacing w:val="-5"/>
        </w:rPr>
        <w:t xml:space="preserve"> </w:t>
      </w:r>
      <w:r>
        <w:t>a</w:t>
      </w:r>
      <w:r>
        <w:rPr>
          <w:spacing w:val="-5"/>
        </w:rPr>
        <w:t xml:space="preserve"> </w:t>
      </w:r>
      <w:r>
        <w:t>Dispute.</w:t>
      </w:r>
      <w:r>
        <w:rPr>
          <w:spacing w:val="-4"/>
        </w:rPr>
        <w:t xml:space="preserve"> </w:t>
      </w:r>
      <w:r>
        <w:t>The</w:t>
      </w:r>
      <w:r>
        <w:rPr>
          <w:spacing w:val="-4"/>
        </w:rPr>
        <w:t xml:space="preserve"> </w:t>
      </w:r>
      <w:r>
        <w:t>parties</w:t>
      </w:r>
      <w:r>
        <w:rPr>
          <w:spacing w:val="-2"/>
        </w:rPr>
        <w:t xml:space="preserve"> </w:t>
      </w:r>
      <w:r>
        <w:t>also</w:t>
      </w:r>
      <w:r>
        <w:rPr>
          <w:spacing w:val="-4"/>
        </w:rPr>
        <w:t xml:space="preserve"> </w:t>
      </w:r>
      <w:r>
        <w:t>waive</w:t>
      </w:r>
      <w:r>
        <w:rPr>
          <w:spacing w:val="-8"/>
        </w:rPr>
        <w:t xml:space="preserve"> </w:t>
      </w:r>
      <w:r>
        <w:t>any</w:t>
      </w:r>
      <w:r>
        <w:rPr>
          <w:spacing w:val="-2"/>
        </w:rPr>
        <w:t xml:space="preserve"> </w:t>
      </w:r>
      <w:r>
        <w:t>right they may otherwise have to bring or participate in a class, collective or representative proceeding in connection with a Dispute, whether in court or before an arbitrator. The arbitrator’s decision shall be final, conclusive and binding upon the parties, and the parties shall have no right to appeal or seek judicial review of the arbitrator’s decision. For certainty, the parties hereby waive any right of appeal which may otherwise be available under applicable legislation or under the Arbitration Rules. The place of mediation and arbitration shall be the city in Canada in which the principal KPMG office that performed the engagement</w:t>
      </w:r>
      <w:r>
        <w:rPr>
          <w:spacing w:val="-6"/>
        </w:rPr>
        <w:t xml:space="preserve"> </w:t>
      </w:r>
      <w:r>
        <w:t>is</w:t>
      </w:r>
      <w:r>
        <w:rPr>
          <w:spacing w:val="-3"/>
        </w:rPr>
        <w:t xml:space="preserve"> </w:t>
      </w:r>
      <w:r>
        <w:t>located.</w:t>
      </w:r>
      <w:r>
        <w:rPr>
          <w:spacing w:val="-5"/>
        </w:rPr>
        <w:t xml:space="preserve"> </w:t>
      </w:r>
      <w:r>
        <w:t>The</w:t>
      </w:r>
      <w:r>
        <w:rPr>
          <w:spacing w:val="-6"/>
        </w:rPr>
        <w:t xml:space="preserve"> </w:t>
      </w:r>
      <w:r>
        <w:t>language</w:t>
      </w:r>
      <w:r>
        <w:rPr>
          <w:spacing w:val="-4"/>
        </w:rPr>
        <w:t xml:space="preserve"> </w:t>
      </w:r>
      <w:r>
        <w:t>of</w:t>
      </w:r>
      <w:r>
        <w:rPr>
          <w:spacing w:val="-5"/>
        </w:rPr>
        <w:t xml:space="preserve"> </w:t>
      </w:r>
      <w:r>
        <w:t>the</w:t>
      </w:r>
      <w:r>
        <w:rPr>
          <w:spacing w:val="-9"/>
        </w:rPr>
        <w:t xml:space="preserve"> </w:t>
      </w:r>
      <w:r>
        <w:t>mediation</w:t>
      </w:r>
      <w:r>
        <w:rPr>
          <w:spacing w:val="-6"/>
        </w:rPr>
        <w:t xml:space="preserve"> </w:t>
      </w:r>
      <w:r>
        <w:t>and arbitration shall be</w:t>
      </w:r>
      <w:r>
        <w:rPr>
          <w:spacing w:val="-13"/>
        </w:rPr>
        <w:t xml:space="preserve"> </w:t>
      </w:r>
      <w:r>
        <w:t>English.</w:t>
      </w:r>
    </w:p>
    <w:p w14:paraId="718A17A2" w14:textId="77777777" w:rsidR="00FF51EC" w:rsidRDefault="00FF51EC">
      <w:pPr>
        <w:jc w:val="both"/>
        <w:sectPr w:rsidR="00FF51EC">
          <w:type w:val="continuous"/>
          <w:pgSz w:w="12240" w:h="15840"/>
          <w:pgMar w:top="1660" w:right="920" w:bottom="1080" w:left="960" w:header="720" w:footer="720" w:gutter="0"/>
          <w:cols w:num="2" w:space="720" w:equalWidth="0">
            <w:col w:w="5777" w:space="40"/>
            <w:col w:w="4543"/>
          </w:cols>
        </w:sectPr>
      </w:pPr>
    </w:p>
    <w:p w14:paraId="59B99CE2" w14:textId="77777777" w:rsidR="00FF51EC" w:rsidRDefault="00FF51EC">
      <w:pPr>
        <w:pStyle w:val="BodyText"/>
        <w:rPr>
          <w:sz w:val="20"/>
        </w:rPr>
      </w:pPr>
    </w:p>
    <w:p w14:paraId="40C46DD5" w14:textId="77777777" w:rsidR="00FF51EC" w:rsidRDefault="00FF51EC">
      <w:pPr>
        <w:pStyle w:val="BodyText"/>
        <w:rPr>
          <w:sz w:val="20"/>
        </w:rPr>
      </w:pPr>
    </w:p>
    <w:p w14:paraId="4AB65527" w14:textId="77777777" w:rsidR="00FF51EC" w:rsidRDefault="00FF51EC">
      <w:pPr>
        <w:pStyle w:val="BodyText"/>
        <w:rPr>
          <w:sz w:val="20"/>
        </w:rPr>
      </w:pPr>
    </w:p>
    <w:p w14:paraId="6619DE91" w14:textId="77777777" w:rsidR="00FF51EC" w:rsidRDefault="00FF51EC">
      <w:pPr>
        <w:pStyle w:val="BodyText"/>
        <w:rPr>
          <w:rFonts w:ascii="Univers for KPMG"/>
          <w:sz w:val="20"/>
        </w:rPr>
      </w:pPr>
    </w:p>
    <w:p w14:paraId="097C4216" w14:textId="77777777" w:rsidR="00FF51EC" w:rsidRDefault="00FF51EC">
      <w:pPr>
        <w:pStyle w:val="BodyText"/>
        <w:spacing w:before="4"/>
        <w:rPr>
          <w:rFonts w:ascii="Univers for KPMG"/>
          <w:sz w:val="15"/>
        </w:rPr>
      </w:pPr>
    </w:p>
    <w:p w14:paraId="7EFFFE8F" w14:textId="77777777" w:rsidR="00FF51EC" w:rsidRDefault="0004013B">
      <w:pPr>
        <w:spacing w:before="55"/>
        <w:ind w:left="1646"/>
        <w:rPr>
          <w:rFonts w:ascii="Univers for KPMG"/>
          <w:b/>
          <w:sz w:val="20"/>
        </w:rPr>
      </w:pPr>
      <w:r>
        <w:rPr>
          <w:rFonts w:ascii="Univers for KPMG"/>
          <w:b/>
          <w:sz w:val="20"/>
        </w:rPr>
        <w:t>RELEASE LETTER TO BE SIGNED BY CLIENT PRIOR TO DISTRIBUTION OF REPORT</w:t>
      </w:r>
    </w:p>
    <w:p w14:paraId="3DD5B979" w14:textId="77777777" w:rsidR="00FF51EC" w:rsidRDefault="00FF51EC">
      <w:pPr>
        <w:pStyle w:val="BodyText"/>
        <w:spacing w:before="11"/>
        <w:rPr>
          <w:rFonts w:ascii="Univers for KPMG"/>
          <w:b/>
          <w:sz w:val="17"/>
        </w:rPr>
      </w:pPr>
    </w:p>
    <w:tbl>
      <w:tblPr>
        <w:tblW w:w="0" w:type="auto"/>
        <w:tblInd w:w="1461" w:type="dxa"/>
        <w:tblLayout w:type="fixed"/>
        <w:tblCellMar>
          <w:left w:w="0" w:type="dxa"/>
          <w:right w:w="0" w:type="dxa"/>
        </w:tblCellMar>
        <w:tblLook w:val="01E0" w:firstRow="1" w:lastRow="1" w:firstColumn="1" w:lastColumn="1" w:noHBand="0" w:noVBand="0"/>
      </w:tblPr>
      <w:tblGrid>
        <w:gridCol w:w="3788"/>
      </w:tblGrid>
      <w:tr w:rsidR="00FF51EC" w14:paraId="16F44A8B" w14:textId="77777777">
        <w:trPr>
          <w:trHeight w:val="1363"/>
        </w:trPr>
        <w:tc>
          <w:tcPr>
            <w:tcW w:w="3788" w:type="dxa"/>
          </w:tcPr>
          <w:p w14:paraId="4B3924CF" w14:textId="77777777" w:rsidR="00FF51EC" w:rsidRDefault="0004013B">
            <w:pPr>
              <w:pStyle w:val="TableParagraph"/>
              <w:spacing w:line="190" w:lineRule="exact"/>
              <w:ind w:left="200"/>
              <w:rPr>
                <w:sz w:val="20"/>
              </w:rPr>
            </w:pPr>
            <w:r>
              <w:rPr>
                <w:sz w:val="20"/>
              </w:rPr>
              <w:t>[Third party]</w:t>
            </w:r>
          </w:p>
          <w:p w14:paraId="6A45E879" w14:textId="77777777" w:rsidR="00FF51EC" w:rsidRDefault="0004013B">
            <w:pPr>
              <w:pStyle w:val="TableParagraph"/>
              <w:spacing w:line="242" w:lineRule="exact"/>
              <w:ind w:left="200"/>
              <w:rPr>
                <w:sz w:val="20"/>
              </w:rPr>
            </w:pPr>
            <w:r>
              <w:rPr>
                <w:sz w:val="20"/>
              </w:rPr>
              <w:t>[Address]</w:t>
            </w:r>
          </w:p>
        </w:tc>
      </w:tr>
      <w:tr w:rsidR="00FF51EC" w14:paraId="53E40E71" w14:textId="77777777">
        <w:trPr>
          <w:trHeight w:val="1374"/>
        </w:trPr>
        <w:tc>
          <w:tcPr>
            <w:tcW w:w="3788" w:type="dxa"/>
          </w:tcPr>
          <w:p w14:paraId="34DC6F25" w14:textId="77777777" w:rsidR="00FF51EC" w:rsidRDefault="00FF51EC">
            <w:pPr>
              <w:pStyle w:val="TableParagraph"/>
              <w:rPr>
                <w:b/>
                <w:sz w:val="20"/>
              </w:rPr>
            </w:pPr>
          </w:p>
          <w:p w14:paraId="07A09E36" w14:textId="77777777" w:rsidR="00FF51EC" w:rsidRDefault="00FF51EC">
            <w:pPr>
              <w:pStyle w:val="TableParagraph"/>
              <w:rPr>
                <w:b/>
                <w:sz w:val="20"/>
              </w:rPr>
            </w:pPr>
          </w:p>
          <w:p w14:paraId="37E220D6" w14:textId="77777777" w:rsidR="00FF51EC" w:rsidRDefault="00FF51EC">
            <w:pPr>
              <w:pStyle w:val="TableParagraph"/>
              <w:rPr>
                <w:b/>
                <w:sz w:val="20"/>
              </w:rPr>
            </w:pPr>
          </w:p>
          <w:p w14:paraId="79127373" w14:textId="77777777" w:rsidR="00FF51EC" w:rsidRDefault="0004013B">
            <w:pPr>
              <w:pStyle w:val="TableParagraph"/>
              <w:spacing w:before="153"/>
              <w:ind w:left="200"/>
              <w:rPr>
                <w:sz w:val="20"/>
              </w:rPr>
            </w:pPr>
            <w:r>
              <w:rPr>
                <w:sz w:val="20"/>
              </w:rPr>
              <w:t>Date</w:t>
            </w:r>
          </w:p>
        </w:tc>
      </w:tr>
      <w:tr w:rsidR="00FF51EC" w14:paraId="4D7251AD" w14:textId="77777777">
        <w:trPr>
          <w:trHeight w:val="448"/>
        </w:trPr>
        <w:tc>
          <w:tcPr>
            <w:tcW w:w="3788" w:type="dxa"/>
          </w:tcPr>
          <w:p w14:paraId="6F0AF511" w14:textId="77777777" w:rsidR="00FF51EC" w:rsidRDefault="00FF51EC">
            <w:pPr>
              <w:pStyle w:val="TableParagraph"/>
              <w:spacing w:before="4"/>
              <w:rPr>
                <w:b/>
                <w:sz w:val="16"/>
              </w:rPr>
            </w:pPr>
          </w:p>
          <w:p w14:paraId="12687C39" w14:textId="77777777" w:rsidR="00FF51EC" w:rsidRDefault="0004013B">
            <w:pPr>
              <w:pStyle w:val="TableParagraph"/>
              <w:spacing w:line="233" w:lineRule="exact"/>
              <w:ind w:left="200"/>
              <w:rPr>
                <w:sz w:val="20"/>
              </w:rPr>
            </w:pPr>
            <w:r>
              <w:rPr>
                <w:sz w:val="20"/>
              </w:rPr>
              <w:t>Re: Report on Project [Target name]</w:t>
            </w:r>
          </w:p>
        </w:tc>
      </w:tr>
    </w:tbl>
    <w:p w14:paraId="35B431D0" w14:textId="77777777" w:rsidR="00FF51EC" w:rsidRDefault="00FF51EC">
      <w:pPr>
        <w:pStyle w:val="BodyText"/>
        <w:spacing w:before="7"/>
        <w:rPr>
          <w:rFonts w:ascii="Univers for KPMG"/>
          <w:b/>
          <w:sz w:val="29"/>
        </w:rPr>
      </w:pPr>
    </w:p>
    <w:p w14:paraId="5CE7DBD7" w14:textId="77777777" w:rsidR="00FF51EC" w:rsidRDefault="0004013B">
      <w:pPr>
        <w:spacing w:before="1" w:line="252" w:lineRule="auto"/>
        <w:ind w:left="1646" w:right="894"/>
        <w:rPr>
          <w:rFonts w:ascii="Univers for KPMG" w:hAnsi="Univers for KPMG"/>
          <w:sz w:val="20"/>
        </w:rPr>
      </w:pPr>
      <w:r>
        <w:rPr>
          <w:rFonts w:ascii="Univers for KPMG" w:hAnsi="Univers for KPMG"/>
          <w:sz w:val="20"/>
        </w:rPr>
        <w:t>You have asked us to provide to Third Party (“Third Party”) a copy of the report on [Target name] (“Target”) dated [relevant date] (the “Report”) which was prepared pursuant to our engagement letter dated [relevant date].</w:t>
      </w:r>
    </w:p>
    <w:p w14:paraId="45E9BACB" w14:textId="77777777" w:rsidR="00FF51EC" w:rsidRDefault="0004013B">
      <w:pPr>
        <w:spacing w:before="130" w:line="252" w:lineRule="auto"/>
        <w:ind w:left="1646" w:right="404"/>
        <w:rPr>
          <w:rFonts w:ascii="Univers for KPMG" w:hAnsi="Univers for KPMG"/>
          <w:sz w:val="20"/>
        </w:rPr>
      </w:pPr>
      <w:r>
        <w:rPr>
          <w:rFonts w:ascii="Univers for KPMG" w:hAnsi="Univers for KPMG"/>
          <w:sz w:val="20"/>
        </w:rPr>
        <w:t>We are prepared to provide a copy of the Report to Third Party subject to Third Party’s agreement to the terms in the attached letter and to your agreement to the terms of this letter.</w:t>
      </w:r>
    </w:p>
    <w:p w14:paraId="32AFE8F8" w14:textId="77777777" w:rsidR="00FF51EC" w:rsidRDefault="0004013B">
      <w:pPr>
        <w:spacing w:before="130" w:line="252" w:lineRule="auto"/>
        <w:ind w:left="1646" w:right="248"/>
        <w:rPr>
          <w:rFonts w:ascii="Univers for KPMG"/>
          <w:sz w:val="20"/>
        </w:rPr>
      </w:pPr>
      <w:r>
        <w:rPr>
          <w:rFonts w:ascii="Univers for KPMG"/>
          <w:sz w:val="20"/>
        </w:rPr>
        <w:t>You hereby confirm that you have all necessary consents from relevant parties, including Target, to authorize our providing the Report to Third Party, and that there are no duties of confidentiality owed to any party which would prevent the Report from being provided to Third Party. You will provide such consents to KPMG upon request by KPMG.</w:t>
      </w:r>
    </w:p>
    <w:p w14:paraId="2189492A" w14:textId="77777777" w:rsidR="00FF51EC" w:rsidRDefault="0004013B">
      <w:pPr>
        <w:spacing w:before="129" w:line="252" w:lineRule="auto"/>
        <w:ind w:left="1645" w:right="329" w:hanging="1"/>
        <w:rPr>
          <w:rFonts w:ascii="Univers for KPMG" w:hAnsi="Univers for KPMG"/>
          <w:sz w:val="20"/>
        </w:rPr>
      </w:pPr>
      <w:r>
        <w:rPr>
          <w:rFonts w:ascii="Univers for KPMG" w:hAnsi="Univers for KPMG"/>
          <w:sz w:val="20"/>
        </w:rPr>
        <w:t>[Client</w:t>
      </w:r>
      <w:r>
        <w:rPr>
          <w:rFonts w:ascii="Univers for KPMG" w:hAnsi="Univers for KPMG"/>
          <w:spacing w:val="-8"/>
          <w:sz w:val="20"/>
        </w:rPr>
        <w:t xml:space="preserve"> </w:t>
      </w:r>
      <w:r>
        <w:rPr>
          <w:rFonts w:ascii="Univers for KPMG" w:hAnsi="Univers for KPMG"/>
          <w:sz w:val="20"/>
        </w:rPr>
        <w:t>name]</w:t>
      </w:r>
      <w:r>
        <w:rPr>
          <w:rFonts w:ascii="Univers for KPMG" w:hAnsi="Univers for KPMG"/>
          <w:spacing w:val="-8"/>
          <w:sz w:val="20"/>
        </w:rPr>
        <w:t xml:space="preserve"> </w:t>
      </w:r>
      <w:r>
        <w:rPr>
          <w:rFonts w:ascii="Univers for KPMG" w:hAnsi="Univers for KPMG"/>
          <w:sz w:val="20"/>
        </w:rPr>
        <w:t>(“Client</w:t>
      </w:r>
      <w:r>
        <w:rPr>
          <w:rFonts w:ascii="Univers for KPMG" w:hAnsi="Univers for KPMG"/>
          <w:spacing w:val="-6"/>
          <w:sz w:val="20"/>
        </w:rPr>
        <w:t xml:space="preserve"> </w:t>
      </w:r>
      <w:r>
        <w:rPr>
          <w:rFonts w:ascii="Univers for KPMG" w:hAnsi="Univers for KPMG"/>
          <w:sz w:val="20"/>
        </w:rPr>
        <w:t>abbreviation”)</w:t>
      </w:r>
      <w:r>
        <w:rPr>
          <w:rFonts w:ascii="Univers for KPMG" w:hAnsi="Univers for KPMG"/>
          <w:spacing w:val="-12"/>
          <w:sz w:val="20"/>
        </w:rPr>
        <w:t xml:space="preserve"> </w:t>
      </w:r>
      <w:r>
        <w:rPr>
          <w:rFonts w:ascii="Univers for KPMG" w:hAnsi="Univers for KPMG"/>
          <w:sz w:val="20"/>
        </w:rPr>
        <w:t>will</w:t>
      </w:r>
      <w:r>
        <w:rPr>
          <w:rFonts w:ascii="Univers for KPMG" w:hAnsi="Univers for KPMG"/>
          <w:spacing w:val="-10"/>
          <w:sz w:val="20"/>
        </w:rPr>
        <w:t xml:space="preserve"> </w:t>
      </w:r>
      <w:r>
        <w:rPr>
          <w:rFonts w:ascii="Univers for KPMG" w:hAnsi="Univers for KPMG"/>
          <w:sz w:val="20"/>
        </w:rPr>
        <w:t>accept</w:t>
      </w:r>
      <w:r>
        <w:rPr>
          <w:rFonts w:ascii="Univers for KPMG" w:hAnsi="Univers for KPMG"/>
          <w:spacing w:val="-9"/>
          <w:sz w:val="20"/>
        </w:rPr>
        <w:t xml:space="preserve"> </w:t>
      </w:r>
      <w:r>
        <w:rPr>
          <w:rFonts w:ascii="Univers for KPMG" w:hAnsi="Univers for KPMG"/>
          <w:sz w:val="20"/>
        </w:rPr>
        <w:t>the</w:t>
      </w:r>
      <w:r>
        <w:rPr>
          <w:rFonts w:ascii="Univers for KPMG" w:hAnsi="Univers for KPMG"/>
          <w:spacing w:val="-8"/>
          <w:sz w:val="20"/>
        </w:rPr>
        <w:t xml:space="preserve"> </w:t>
      </w:r>
      <w:r>
        <w:rPr>
          <w:rFonts w:ascii="Univers for KPMG" w:hAnsi="Univers for KPMG"/>
          <w:sz w:val="20"/>
        </w:rPr>
        <w:t>risk,</w:t>
      </w:r>
      <w:r>
        <w:rPr>
          <w:rFonts w:ascii="Univers for KPMG" w:hAnsi="Univers for KPMG"/>
          <w:spacing w:val="-9"/>
          <w:sz w:val="20"/>
        </w:rPr>
        <w:t xml:space="preserve"> </w:t>
      </w:r>
      <w:r>
        <w:rPr>
          <w:rFonts w:ascii="Univers for KPMG" w:hAnsi="Univers for KPMG"/>
          <w:sz w:val="20"/>
        </w:rPr>
        <w:t>and</w:t>
      </w:r>
      <w:r>
        <w:rPr>
          <w:rFonts w:ascii="Univers for KPMG" w:hAnsi="Univers for KPMG"/>
          <w:spacing w:val="-10"/>
          <w:sz w:val="20"/>
        </w:rPr>
        <w:t xml:space="preserve"> </w:t>
      </w:r>
      <w:r>
        <w:rPr>
          <w:rFonts w:ascii="Univers for KPMG" w:hAnsi="Univers for KPMG"/>
          <w:sz w:val="20"/>
        </w:rPr>
        <w:t>not</w:t>
      </w:r>
      <w:r>
        <w:rPr>
          <w:rFonts w:ascii="Univers for KPMG" w:hAnsi="Univers for KPMG"/>
          <w:spacing w:val="-8"/>
          <w:sz w:val="20"/>
        </w:rPr>
        <w:t xml:space="preserve"> </w:t>
      </w:r>
      <w:r>
        <w:rPr>
          <w:rFonts w:ascii="Univers for KPMG" w:hAnsi="Univers for KPMG"/>
          <w:sz w:val="20"/>
        </w:rPr>
        <w:t>hold</w:t>
      </w:r>
      <w:r>
        <w:rPr>
          <w:rFonts w:ascii="Univers for KPMG" w:hAnsi="Univers for KPMG"/>
          <w:spacing w:val="-8"/>
          <w:sz w:val="20"/>
        </w:rPr>
        <w:t xml:space="preserve"> </w:t>
      </w:r>
      <w:r>
        <w:rPr>
          <w:rFonts w:ascii="Univers for KPMG" w:hAnsi="Univers for KPMG"/>
          <w:sz w:val="20"/>
        </w:rPr>
        <w:t>KPMG</w:t>
      </w:r>
      <w:r>
        <w:rPr>
          <w:rFonts w:ascii="Univers for KPMG" w:hAnsi="Univers for KPMG"/>
          <w:spacing w:val="-8"/>
          <w:sz w:val="20"/>
        </w:rPr>
        <w:t xml:space="preserve"> </w:t>
      </w:r>
      <w:r>
        <w:rPr>
          <w:rFonts w:ascii="Univers for KPMG" w:hAnsi="Univers for KPMG"/>
          <w:sz w:val="20"/>
        </w:rPr>
        <w:t>responsible, if providing the Report to Third Party results in the termination of, or alteration to, any proposed transaction or in any action against [Client abbreviation] , or if any party or their advisers involved with the proposed transaction misuse any confidential information obtained through the</w:t>
      </w:r>
      <w:r>
        <w:rPr>
          <w:rFonts w:ascii="Univers for KPMG" w:hAnsi="Univers for KPMG"/>
          <w:spacing w:val="-35"/>
          <w:sz w:val="20"/>
        </w:rPr>
        <w:t xml:space="preserve"> </w:t>
      </w:r>
      <w:r>
        <w:rPr>
          <w:rFonts w:ascii="Univers for KPMG" w:hAnsi="Univers for KPMG"/>
          <w:sz w:val="20"/>
        </w:rPr>
        <w:t>Report.</w:t>
      </w:r>
    </w:p>
    <w:p w14:paraId="2AC88648" w14:textId="77777777" w:rsidR="00FF51EC" w:rsidRDefault="0004013B">
      <w:pPr>
        <w:spacing w:before="129" w:line="252" w:lineRule="auto"/>
        <w:ind w:left="1645" w:right="250"/>
        <w:rPr>
          <w:rFonts w:ascii="Univers for KPMG"/>
          <w:sz w:val="20"/>
        </w:rPr>
      </w:pPr>
      <w:r>
        <w:rPr>
          <w:rFonts w:ascii="Univers for KPMG"/>
          <w:sz w:val="20"/>
        </w:rPr>
        <w:t>In addition, in the event of a claim against KPMG, its partners or personnel that arises out of or relates to our providing the Report to Third Party, [Client abbreviation] will indemnify and hold harmless KPMG, its partners and personnel from all such claims, liabilities, damages, costs and expenses.</w:t>
      </w:r>
    </w:p>
    <w:p w14:paraId="69D45092" w14:textId="77777777" w:rsidR="00FF51EC" w:rsidRDefault="0004013B">
      <w:pPr>
        <w:spacing w:before="130" w:line="252" w:lineRule="auto"/>
        <w:ind w:left="1645" w:right="261"/>
        <w:rPr>
          <w:rFonts w:ascii="Univers for KPMG"/>
          <w:sz w:val="20"/>
        </w:rPr>
      </w:pPr>
      <w:r>
        <w:rPr>
          <w:rFonts w:ascii="Univers for KPMG"/>
          <w:sz w:val="20"/>
        </w:rPr>
        <w:t>Please indicate your acceptance to the terms of this letter and to our providing a copy of the Report to Third Party by signing and returning a copy of this letter to the undersigned at fax (416) 777-3107.</w:t>
      </w:r>
    </w:p>
    <w:p w14:paraId="1123D7C5" w14:textId="77777777" w:rsidR="00FF51EC" w:rsidRDefault="00FF51EC">
      <w:pPr>
        <w:spacing w:line="252" w:lineRule="auto"/>
        <w:rPr>
          <w:rFonts w:ascii="Univers for KPMG"/>
          <w:sz w:val="20"/>
        </w:rPr>
        <w:sectPr w:rsidR="00FF51EC">
          <w:headerReference w:type="even" r:id="rId35"/>
          <w:headerReference w:type="default" r:id="rId36"/>
          <w:headerReference w:type="first" r:id="rId37"/>
          <w:pgSz w:w="12240" w:h="15840"/>
          <w:pgMar w:top="1640" w:right="920" w:bottom="900" w:left="960" w:header="775" w:footer="700" w:gutter="0"/>
          <w:cols w:space="720"/>
        </w:sectPr>
      </w:pPr>
    </w:p>
    <w:p w14:paraId="2719552B" w14:textId="77777777" w:rsidR="00FF51EC" w:rsidRDefault="00FF51EC">
      <w:pPr>
        <w:pStyle w:val="BodyText"/>
        <w:rPr>
          <w:rFonts w:ascii="Univers for KPMG"/>
          <w:sz w:val="20"/>
        </w:rPr>
      </w:pPr>
    </w:p>
    <w:p w14:paraId="11E519BB" w14:textId="77777777" w:rsidR="00FF51EC" w:rsidRDefault="00FF51EC">
      <w:pPr>
        <w:pStyle w:val="BodyText"/>
        <w:rPr>
          <w:rFonts w:ascii="Univers for KPMG"/>
          <w:sz w:val="20"/>
        </w:rPr>
      </w:pPr>
    </w:p>
    <w:p w14:paraId="1D18DCDF" w14:textId="77777777" w:rsidR="00FF51EC" w:rsidRDefault="00FF51EC">
      <w:pPr>
        <w:pStyle w:val="BodyText"/>
        <w:spacing w:before="6"/>
        <w:rPr>
          <w:rFonts w:ascii="Univers for KPMG"/>
          <w:sz w:val="20"/>
        </w:rPr>
      </w:pPr>
    </w:p>
    <w:tbl>
      <w:tblPr>
        <w:tblW w:w="0" w:type="auto"/>
        <w:tblInd w:w="1569" w:type="dxa"/>
        <w:tblLayout w:type="fixed"/>
        <w:tblCellMar>
          <w:left w:w="0" w:type="dxa"/>
          <w:right w:w="0" w:type="dxa"/>
        </w:tblCellMar>
        <w:tblLook w:val="01E0" w:firstRow="1" w:lastRow="1" w:firstColumn="1" w:lastColumn="1" w:noHBand="0" w:noVBand="0"/>
      </w:tblPr>
      <w:tblGrid>
        <w:gridCol w:w="3267"/>
      </w:tblGrid>
      <w:tr w:rsidR="00FF51EC" w14:paraId="2F1EF737" w14:textId="77777777">
        <w:trPr>
          <w:trHeight w:val="863"/>
        </w:trPr>
        <w:tc>
          <w:tcPr>
            <w:tcW w:w="3267" w:type="dxa"/>
          </w:tcPr>
          <w:p w14:paraId="5DDE2ADB" w14:textId="77777777" w:rsidR="00FF51EC" w:rsidRDefault="0004013B">
            <w:pPr>
              <w:pStyle w:val="TableParagraph"/>
              <w:spacing w:line="195" w:lineRule="exact"/>
              <w:ind w:left="200"/>
              <w:rPr>
                <w:sz w:val="20"/>
              </w:rPr>
            </w:pPr>
            <w:r>
              <w:rPr>
                <w:sz w:val="20"/>
              </w:rPr>
              <w:t>Yours truly,</w:t>
            </w:r>
          </w:p>
        </w:tc>
      </w:tr>
      <w:tr w:rsidR="00FF51EC" w14:paraId="5E265E4F" w14:textId="77777777">
        <w:trPr>
          <w:trHeight w:val="863"/>
        </w:trPr>
        <w:tc>
          <w:tcPr>
            <w:tcW w:w="3267" w:type="dxa"/>
          </w:tcPr>
          <w:p w14:paraId="51FEC2C9" w14:textId="77777777" w:rsidR="00FF51EC" w:rsidRDefault="00FF51EC">
            <w:pPr>
              <w:pStyle w:val="TableParagraph"/>
              <w:rPr>
                <w:sz w:val="20"/>
              </w:rPr>
            </w:pPr>
          </w:p>
          <w:p w14:paraId="35836FA3" w14:textId="77777777" w:rsidR="00FF51EC" w:rsidRDefault="00FF51EC">
            <w:pPr>
              <w:pStyle w:val="TableParagraph"/>
              <w:spacing w:before="5"/>
              <w:rPr>
                <w:sz w:val="29"/>
              </w:rPr>
            </w:pPr>
          </w:p>
          <w:p w14:paraId="0E5E9928" w14:textId="77777777" w:rsidR="00FF51EC" w:rsidRDefault="0004013B">
            <w:pPr>
              <w:pStyle w:val="TableParagraph"/>
              <w:spacing w:line="233" w:lineRule="exact"/>
              <w:ind w:left="200"/>
              <w:rPr>
                <w:sz w:val="20"/>
              </w:rPr>
            </w:pPr>
            <w:r>
              <w:rPr>
                <w:sz w:val="20"/>
              </w:rPr>
              <w:t>Partner – Transaction Services</w:t>
            </w:r>
          </w:p>
        </w:tc>
      </w:tr>
    </w:tbl>
    <w:p w14:paraId="00FCE12F" w14:textId="77777777" w:rsidR="00FF51EC" w:rsidRDefault="00FF51EC">
      <w:pPr>
        <w:pStyle w:val="BodyText"/>
        <w:spacing w:before="1"/>
        <w:rPr>
          <w:rFonts w:ascii="Univers for KPMG"/>
          <w:sz w:val="29"/>
        </w:rPr>
      </w:pPr>
    </w:p>
    <w:p w14:paraId="00576B72" w14:textId="77777777" w:rsidR="00FF51EC" w:rsidRDefault="0004013B">
      <w:pPr>
        <w:spacing w:before="48" w:line="254" w:lineRule="auto"/>
        <w:ind w:left="1646" w:right="481"/>
        <w:rPr>
          <w:rFonts w:ascii="Univers for KPMG"/>
          <w:sz w:val="20"/>
        </w:rPr>
      </w:pPr>
      <w:r>
        <w:rPr>
          <w:rFonts w:ascii="Univers for KPMG"/>
          <w:sz w:val="20"/>
        </w:rPr>
        <w:t>We are in agreement with the terms of this letter and to the release of the Report dated [relevant date] to Third Party.</w:t>
      </w:r>
    </w:p>
    <w:p w14:paraId="34C19DB4" w14:textId="77777777" w:rsidR="00FF51EC" w:rsidRDefault="0004013B">
      <w:pPr>
        <w:spacing w:before="124"/>
        <w:ind w:left="1646"/>
        <w:rPr>
          <w:rFonts w:ascii="Univers for KPMG"/>
          <w:sz w:val="20"/>
        </w:rPr>
      </w:pPr>
      <w:r>
        <w:rPr>
          <w:rFonts w:ascii="Univers for KPMG"/>
          <w:sz w:val="20"/>
        </w:rPr>
        <w:t>[Client Name]</w:t>
      </w:r>
    </w:p>
    <w:p w14:paraId="02CBC497" w14:textId="77777777" w:rsidR="00FF51EC" w:rsidRDefault="00FF51EC">
      <w:pPr>
        <w:pStyle w:val="BodyText"/>
        <w:rPr>
          <w:rFonts w:ascii="Univers for KPMG"/>
          <w:sz w:val="20"/>
        </w:rPr>
      </w:pPr>
    </w:p>
    <w:p w14:paraId="5E4199CA" w14:textId="77777777" w:rsidR="00FF51EC" w:rsidRDefault="00FF51EC">
      <w:pPr>
        <w:pStyle w:val="BodyText"/>
        <w:rPr>
          <w:rFonts w:ascii="Univers for KPMG"/>
          <w:sz w:val="20"/>
        </w:rPr>
      </w:pPr>
    </w:p>
    <w:p w14:paraId="15B5B86C" w14:textId="77777777" w:rsidR="00FF51EC" w:rsidRDefault="0004013B">
      <w:pPr>
        <w:spacing w:before="145"/>
        <w:ind w:left="1646"/>
        <w:rPr>
          <w:rFonts w:ascii="Univers for KPMG"/>
          <w:sz w:val="20"/>
        </w:rPr>
      </w:pPr>
      <w:r>
        <w:rPr>
          <w:rFonts w:ascii="Univers for KPMG"/>
          <w:sz w:val="20"/>
        </w:rPr>
        <w:t>Name, Title</w:t>
      </w:r>
    </w:p>
    <w:p w14:paraId="7770D023" w14:textId="77777777" w:rsidR="00FF51EC" w:rsidRDefault="00FF51EC">
      <w:pPr>
        <w:pStyle w:val="BodyText"/>
        <w:rPr>
          <w:rFonts w:ascii="Univers for KPMG"/>
          <w:sz w:val="20"/>
        </w:rPr>
      </w:pPr>
    </w:p>
    <w:p w14:paraId="3DEDC4CD" w14:textId="77777777" w:rsidR="00FF51EC" w:rsidRDefault="00FF51EC">
      <w:pPr>
        <w:pStyle w:val="BodyText"/>
        <w:spacing w:before="8"/>
        <w:rPr>
          <w:rFonts w:ascii="Univers for KPMG"/>
          <w:sz w:val="21"/>
        </w:rPr>
      </w:pPr>
    </w:p>
    <w:p w14:paraId="65A3D080" w14:textId="77777777" w:rsidR="00FF51EC" w:rsidRDefault="0004013B">
      <w:pPr>
        <w:ind w:left="1646"/>
        <w:rPr>
          <w:rFonts w:ascii="Univers for KPMG"/>
          <w:sz w:val="20"/>
        </w:rPr>
      </w:pPr>
      <w:r>
        <w:rPr>
          <w:rFonts w:ascii="Univers for KPMG"/>
          <w:sz w:val="20"/>
        </w:rPr>
        <w:t>Date</w:t>
      </w:r>
    </w:p>
    <w:p w14:paraId="5882AB25" w14:textId="77777777" w:rsidR="00FF51EC" w:rsidRDefault="00FF51EC">
      <w:pPr>
        <w:rPr>
          <w:rFonts w:ascii="Univers for KPMG"/>
          <w:sz w:val="20"/>
        </w:rPr>
        <w:sectPr w:rsidR="00FF51EC">
          <w:pgSz w:w="12240" w:h="15840"/>
          <w:pgMar w:top="1640" w:right="920" w:bottom="900" w:left="960" w:header="775" w:footer="700" w:gutter="0"/>
          <w:cols w:space="720"/>
        </w:sectPr>
      </w:pPr>
    </w:p>
    <w:p w14:paraId="27EC92D1" w14:textId="77777777" w:rsidR="00FF51EC" w:rsidRDefault="00FF51EC">
      <w:pPr>
        <w:pStyle w:val="BodyText"/>
        <w:rPr>
          <w:rFonts w:ascii="Univers for KPMG"/>
          <w:sz w:val="20"/>
        </w:rPr>
      </w:pPr>
    </w:p>
    <w:p w14:paraId="39C936BD" w14:textId="77777777" w:rsidR="00FF51EC" w:rsidRDefault="00FF51EC">
      <w:pPr>
        <w:pStyle w:val="BodyText"/>
        <w:rPr>
          <w:rFonts w:ascii="Univers for KPMG"/>
          <w:sz w:val="20"/>
        </w:rPr>
      </w:pPr>
    </w:p>
    <w:p w14:paraId="7745D031" w14:textId="77777777" w:rsidR="00FF51EC" w:rsidRDefault="00FF51EC">
      <w:pPr>
        <w:pStyle w:val="BodyText"/>
        <w:rPr>
          <w:rFonts w:ascii="Univers for KPMG"/>
        </w:rPr>
      </w:pPr>
    </w:p>
    <w:p w14:paraId="4C50D858" w14:textId="77777777" w:rsidR="00FF51EC" w:rsidRDefault="0004013B">
      <w:pPr>
        <w:ind w:left="1646"/>
        <w:rPr>
          <w:rFonts w:ascii="Univers for KPMG"/>
          <w:b/>
          <w:i/>
          <w:sz w:val="20"/>
        </w:rPr>
      </w:pPr>
      <w:r>
        <w:rPr>
          <w:rFonts w:ascii="Univers for KPMG"/>
          <w:b/>
          <w:i/>
          <w:sz w:val="20"/>
        </w:rPr>
        <w:t>RELEASE LETTER TO BE SIGNED BYTHIRD PARTY PRIOR TO DISTRIBUTION OF REPORT</w:t>
      </w:r>
    </w:p>
    <w:p w14:paraId="54887B37" w14:textId="77777777" w:rsidR="00FF51EC" w:rsidRDefault="00FF51EC">
      <w:pPr>
        <w:pStyle w:val="BodyText"/>
        <w:spacing w:before="11"/>
        <w:rPr>
          <w:rFonts w:ascii="Univers for KPMG"/>
          <w:b/>
          <w:i/>
          <w:sz w:val="17"/>
        </w:rPr>
      </w:pPr>
    </w:p>
    <w:tbl>
      <w:tblPr>
        <w:tblW w:w="0" w:type="auto"/>
        <w:tblInd w:w="1461" w:type="dxa"/>
        <w:tblLayout w:type="fixed"/>
        <w:tblCellMar>
          <w:left w:w="0" w:type="dxa"/>
          <w:right w:w="0" w:type="dxa"/>
        </w:tblCellMar>
        <w:tblLook w:val="01E0" w:firstRow="1" w:lastRow="1" w:firstColumn="1" w:lastColumn="1" w:noHBand="0" w:noVBand="0"/>
      </w:tblPr>
      <w:tblGrid>
        <w:gridCol w:w="1578"/>
      </w:tblGrid>
      <w:tr w:rsidR="00FF51EC" w14:paraId="31A2EACD" w14:textId="77777777">
        <w:trPr>
          <w:trHeight w:val="1363"/>
        </w:trPr>
        <w:tc>
          <w:tcPr>
            <w:tcW w:w="1578" w:type="dxa"/>
          </w:tcPr>
          <w:p w14:paraId="12EBBF41" w14:textId="77777777" w:rsidR="00FF51EC" w:rsidRDefault="0004013B">
            <w:pPr>
              <w:pStyle w:val="TableParagraph"/>
              <w:spacing w:line="190" w:lineRule="exact"/>
              <w:ind w:left="200"/>
              <w:rPr>
                <w:sz w:val="20"/>
              </w:rPr>
            </w:pPr>
            <w:r>
              <w:rPr>
                <w:sz w:val="20"/>
              </w:rPr>
              <w:t>[Third party]</w:t>
            </w:r>
          </w:p>
          <w:p w14:paraId="7914E505" w14:textId="77777777" w:rsidR="00FF51EC" w:rsidRDefault="0004013B">
            <w:pPr>
              <w:pStyle w:val="TableParagraph"/>
              <w:spacing w:line="242" w:lineRule="exact"/>
              <w:ind w:left="200"/>
              <w:rPr>
                <w:sz w:val="20"/>
              </w:rPr>
            </w:pPr>
            <w:r>
              <w:rPr>
                <w:sz w:val="20"/>
              </w:rPr>
              <w:t>[Address]</w:t>
            </w:r>
          </w:p>
        </w:tc>
      </w:tr>
      <w:tr w:rsidR="00FF51EC" w14:paraId="17731167" w14:textId="77777777">
        <w:trPr>
          <w:trHeight w:val="1379"/>
        </w:trPr>
        <w:tc>
          <w:tcPr>
            <w:tcW w:w="1578" w:type="dxa"/>
          </w:tcPr>
          <w:p w14:paraId="52168939" w14:textId="77777777" w:rsidR="00FF51EC" w:rsidRDefault="00FF51EC">
            <w:pPr>
              <w:pStyle w:val="TableParagraph"/>
              <w:rPr>
                <w:b/>
                <w:i/>
                <w:sz w:val="20"/>
              </w:rPr>
            </w:pPr>
          </w:p>
          <w:p w14:paraId="459B25E0" w14:textId="77777777" w:rsidR="00FF51EC" w:rsidRDefault="00FF51EC">
            <w:pPr>
              <w:pStyle w:val="TableParagraph"/>
              <w:rPr>
                <w:b/>
                <w:i/>
                <w:sz w:val="20"/>
              </w:rPr>
            </w:pPr>
          </w:p>
          <w:p w14:paraId="6C08D7DE" w14:textId="77777777" w:rsidR="00FF51EC" w:rsidRDefault="00FF51EC">
            <w:pPr>
              <w:pStyle w:val="TableParagraph"/>
              <w:rPr>
                <w:b/>
                <w:i/>
                <w:sz w:val="20"/>
              </w:rPr>
            </w:pPr>
          </w:p>
          <w:p w14:paraId="2A4E4328" w14:textId="77777777" w:rsidR="00FF51EC" w:rsidRDefault="0004013B">
            <w:pPr>
              <w:pStyle w:val="TableParagraph"/>
              <w:spacing w:before="153"/>
              <w:ind w:left="200"/>
              <w:rPr>
                <w:sz w:val="20"/>
              </w:rPr>
            </w:pPr>
            <w:r>
              <w:rPr>
                <w:sz w:val="20"/>
              </w:rPr>
              <w:t>Date</w:t>
            </w:r>
          </w:p>
        </w:tc>
      </w:tr>
      <w:tr w:rsidR="00FF51EC" w14:paraId="207F0F5A" w14:textId="77777777">
        <w:trPr>
          <w:trHeight w:val="581"/>
        </w:trPr>
        <w:tc>
          <w:tcPr>
            <w:tcW w:w="1578" w:type="dxa"/>
          </w:tcPr>
          <w:p w14:paraId="346F54EA" w14:textId="77777777" w:rsidR="00FF51EC" w:rsidRDefault="00FF51EC">
            <w:pPr>
              <w:pStyle w:val="TableParagraph"/>
              <w:spacing w:before="9"/>
              <w:rPr>
                <w:b/>
                <w:i/>
                <w:sz w:val="16"/>
              </w:rPr>
            </w:pPr>
          </w:p>
          <w:p w14:paraId="2E196D33" w14:textId="77777777" w:rsidR="00FF51EC" w:rsidRDefault="0004013B">
            <w:pPr>
              <w:pStyle w:val="TableParagraph"/>
              <w:ind w:left="200"/>
              <w:rPr>
                <w:sz w:val="20"/>
              </w:rPr>
            </w:pPr>
            <w:r>
              <w:rPr>
                <w:sz w:val="20"/>
              </w:rPr>
              <w:t>Dear:</w:t>
            </w:r>
          </w:p>
        </w:tc>
      </w:tr>
      <w:tr w:rsidR="00FF51EC" w14:paraId="5B920960" w14:textId="77777777">
        <w:trPr>
          <w:trHeight w:val="327"/>
        </w:trPr>
        <w:tc>
          <w:tcPr>
            <w:tcW w:w="1578" w:type="dxa"/>
          </w:tcPr>
          <w:p w14:paraId="457CB0A8" w14:textId="77777777" w:rsidR="00FF51EC" w:rsidRDefault="0004013B">
            <w:pPr>
              <w:pStyle w:val="TableParagraph"/>
              <w:spacing w:before="82" w:line="225" w:lineRule="exact"/>
              <w:ind w:left="200"/>
              <w:rPr>
                <w:b/>
                <w:sz w:val="20"/>
              </w:rPr>
            </w:pPr>
            <w:r>
              <w:rPr>
                <w:b/>
                <w:sz w:val="20"/>
              </w:rPr>
              <w:t>Target</w:t>
            </w:r>
          </w:p>
        </w:tc>
      </w:tr>
    </w:tbl>
    <w:p w14:paraId="0C7E9ABE" w14:textId="77777777" w:rsidR="00FF51EC" w:rsidRDefault="00FF51EC">
      <w:pPr>
        <w:pStyle w:val="BodyText"/>
        <w:spacing w:before="7"/>
        <w:rPr>
          <w:rFonts w:ascii="Univers for KPMG"/>
          <w:b/>
          <w:i/>
          <w:sz w:val="29"/>
        </w:rPr>
      </w:pPr>
    </w:p>
    <w:p w14:paraId="70032FF4" w14:textId="77777777" w:rsidR="00FF51EC" w:rsidRDefault="0004013B">
      <w:pPr>
        <w:spacing w:before="1" w:line="252" w:lineRule="auto"/>
        <w:ind w:left="1646" w:right="494"/>
        <w:rPr>
          <w:rFonts w:ascii="Univers for KPMG" w:hAnsi="Univers for KPMG"/>
          <w:sz w:val="20"/>
        </w:rPr>
      </w:pPr>
      <w:r>
        <w:rPr>
          <w:rFonts w:ascii="Univers for KPMG" w:hAnsi="Univers for KPMG"/>
          <w:sz w:val="20"/>
        </w:rPr>
        <w:t>In connection with [Client name] (“Client Abbreviation”) consideration of a proposed acquisition of [Target name] (“Target”) we have been asked by [Client Abbreviation] to provide to Third Party (“Third Party”) a copy of our confidential report relating to the proposed [acquisition of Target] by [Client Abbreviation] (the “Report”).</w:t>
      </w:r>
    </w:p>
    <w:p w14:paraId="4553A80A" w14:textId="77777777" w:rsidR="00FF51EC" w:rsidRDefault="0004013B">
      <w:pPr>
        <w:spacing w:before="129" w:line="252" w:lineRule="auto"/>
        <w:ind w:left="1646" w:right="291"/>
        <w:rPr>
          <w:rFonts w:ascii="Univers for KPMG" w:hAnsi="Univers for KPMG"/>
          <w:sz w:val="20"/>
        </w:rPr>
      </w:pPr>
      <w:r>
        <w:rPr>
          <w:rFonts w:ascii="Univers for KPMG" w:hAnsi="Univers for KPMG"/>
          <w:sz w:val="20"/>
        </w:rPr>
        <w:t xml:space="preserve">The Report was prepared solely in accordance with the specific terms of reference (the “Engagement Letter”) agreed between </w:t>
      </w:r>
      <w:proofErr w:type="gramStart"/>
      <w:r>
        <w:rPr>
          <w:rFonts w:ascii="Univers for KPMG" w:hAnsi="Univers for KPMG"/>
          <w:sz w:val="20"/>
        </w:rPr>
        <w:t>ourselves</w:t>
      </w:r>
      <w:proofErr w:type="gramEnd"/>
      <w:r>
        <w:rPr>
          <w:rFonts w:ascii="Univers for KPMG" w:hAnsi="Univers for KPMG"/>
          <w:sz w:val="20"/>
        </w:rPr>
        <w:t xml:space="preserve"> and [Client Abbreviation] for their exclusive use and for no other purpose. A copy of the Engagement Letter is attached and incorporated herein by reference.</w:t>
      </w:r>
    </w:p>
    <w:p w14:paraId="35625FF9" w14:textId="77777777" w:rsidR="00FF51EC" w:rsidRDefault="0004013B">
      <w:pPr>
        <w:spacing w:before="130" w:line="252" w:lineRule="auto"/>
        <w:ind w:left="1646" w:right="370"/>
        <w:rPr>
          <w:rFonts w:ascii="Univers for KPMG" w:hAnsi="Univers for KPMG"/>
          <w:sz w:val="20"/>
        </w:rPr>
      </w:pPr>
      <w:r>
        <w:rPr>
          <w:rFonts w:ascii="Univers for KPMG" w:hAnsi="Univers for KPMG"/>
          <w:sz w:val="20"/>
        </w:rPr>
        <w:t xml:space="preserve">The Report should not be regarded as suitable for use by any person or persons other than the addressees of the Report or for any purpose other than set out in the Engagement Letter. We accept no responsibility or liability for any reliance that Third Party may place on the </w:t>
      </w:r>
      <w:proofErr w:type="gramStart"/>
      <w:r>
        <w:rPr>
          <w:rFonts w:ascii="Univers for KPMG" w:hAnsi="Univers for KPMG"/>
          <w:sz w:val="20"/>
        </w:rPr>
        <w:t>Report</w:t>
      </w:r>
      <w:proofErr w:type="gramEnd"/>
      <w:r>
        <w:rPr>
          <w:rFonts w:ascii="Univers for KPMG" w:hAnsi="Univers for KPMG"/>
          <w:sz w:val="20"/>
        </w:rPr>
        <w:t xml:space="preserve"> or any other information, explanation or disclosure made by KPMG relating to Target (hereinafter all collectively referred to as the “Information”).</w:t>
      </w:r>
    </w:p>
    <w:p w14:paraId="1A08B338" w14:textId="77777777" w:rsidR="00FF51EC" w:rsidRDefault="0004013B">
      <w:pPr>
        <w:spacing w:before="130" w:line="252" w:lineRule="auto"/>
        <w:ind w:left="1646" w:right="393"/>
        <w:rPr>
          <w:rFonts w:ascii="Univers for KPMG"/>
          <w:sz w:val="20"/>
        </w:rPr>
      </w:pPr>
      <w:r>
        <w:rPr>
          <w:rFonts w:ascii="Univers for KPMG"/>
          <w:sz w:val="20"/>
        </w:rPr>
        <w:t>You should note that we have not sought to update the Report for events subsequent to [relevant date] and significant events may well have occurred since that date.</w:t>
      </w:r>
    </w:p>
    <w:p w14:paraId="5AD02410" w14:textId="77777777" w:rsidR="00FF51EC" w:rsidRDefault="0004013B">
      <w:pPr>
        <w:spacing w:before="131" w:line="252" w:lineRule="auto"/>
        <w:ind w:left="1646" w:right="1116"/>
        <w:rPr>
          <w:rFonts w:ascii="Univers for KPMG"/>
          <w:sz w:val="20"/>
        </w:rPr>
      </w:pPr>
      <w:r>
        <w:rPr>
          <w:rFonts w:ascii="Univers for KPMG"/>
          <w:sz w:val="20"/>
        </w:rPr>
        <w:t>In consideration of our providing to Third Party the Information you agree to the following:</w:t>
      </w:r>
    </w:p>
    <w:p w14:paraId="7E0466E8" w14:textId="77777777" w:rsidR="00FF51EC" w:rsidRDefault="0004013B">
      <w:pPr>
        <w:pStyle w:val="ListParagraph"/>
        <w:numPr>
          <w:ilvl w:val="0"/>
          <w:numId w:val="1"/>
        </w:numPr>
        <w:tabs>
          <w:tab w:val="left" w:pos="2007"/>
        </w:tabs>
        <w:spacing w:before="131" w:line="252" w:lineRule="auto"/>
        <w:ind w:right="364" w:hanging="359"/>
        <w:rPr>
          <w:rFonts w:ascii="Univers for KPMG"/>
          <w:sz w:val="20"/>
        </w:rPr>
      </w:pPr>
      <w:r>
        <w:rPr>
          <w:rFonts w:ascii="Univers for KPMG"/>
          <w:sz w:val="20"/>
        </w:rPr>
        <w:t>No one at KPMG is authorized by KPMG to make any representations to you with respect to Target. Nor may anyone at KPMG provide you with the Information</w:t>
      </w:r>
      <w:r>
        <w:rPr>
          <w:rFonts w:ascii="Univers for KPMG"/>
          <w:spacing w:val="-38"/>
          <w:sz w:val="20"/>
        </w:rPr>
        <w:t xml:space="preserve"> </w:t>
      </w:r>
      <w:proofErr w:type="spellStart"/>
      <w:r>
        <w:rPr>
          <w:rFonts w:ascii="Univers for KPMG"/>
          <w:spacing w:val="2"/>
          <w:sz w:val="20"/>
        </w:rPr>
        <w:t>onany</w:t>
      </w:r>
      <w:proofErr w:type="spellEnd"/>
      <w:r>
        <w:rPr>
          <w:rFonts w:ascii="Univers for KPMG"/>
          <w:spacing w:val="2"/>
          <w:sz w:val="20"/>
        </w:rPr>
        <w:t xml:space="preserve"> </w:t>
      </w:r>
      <w:r>
        <w:rPr>
          <w:rFonts w:ascii="Univers for KPMG"/>
          <w:sz w:val="20"/>
        </w:rPr>
        <w:t>basis which is inconsistent with or varies or adds to the terms of</w:t>
      </w:r>
      <w:r>
        <w:rPr>
          <w:rFonts w:ascii="Univers for KPMG"/>
          <w:spacing w:val="-26"/>
          <w:sz w:val="20"/>
        </w:rPr>
        <w:t xml:space="preserve"> </w:t>
      </w:r>
      <w:proofErr w:type="spellStart"/>
      <w:r>
        <w:rPr>
          <w:rFonts w:ascii="Univers for KPMG"/>
          <w:sz w:val="20"/>
        </w:rPr>
        <w:t>thisletter</w:t>
      </w:r>
      <w:proofErr w:type="spellEnd"/>
      <w:r>
        <w:rPr>
          <w:rFonts w:ascii="Univers for KPMG"/>
          <w:sz w:val="20"/>
        </w:rPr>
        <w:t>;</w:t>
      </w:r>
    </w:p>
    <w:p w14:paraId="09ECBE1B" w14:textId="77777777" w:rsidR="00FF51EC" w:rsidRDefault="0004013B">
      <w:pPr>
        <w:pStyle w:val="ListParagraph"/>
        <w:numPr>
          <w:ilvl w:val="0"/>
          <w:numId w:val="1"/>
        </w:numPr>
        <w:tabs>
          <w:tab w:val="left" w:pos="2006"/>
        </w:tabs>
        <w:spacing w:before="129" w:line="254" w:lineRule="auto"/>
        <w:ind w:right="728" w:hanging="359"/>
        <w:rPr>
          <w:rFonts w:ascii="Univers for KPMG"/>
          <w:sz w:val="20"/>
        </w:rPr>
      </w:pPr>
      <w:r>
        <w:rPr>
          <w:rFonts w:ascii="Univers for KPMG"/>
          <w:sz w:val="20"/>
        </w:rPr>
        <w:t>KPMG</w:t>
      </w:r>
      <w:r>
        <w:rPr>
          <w:rFonts w:ascii="Univers for KPMG"/>
          <w:spacing w:val="-11"/>
          <w:sz w:val="20"/>
        </w:rPr>
        <w:t xml:space="preserve"> </w:t>
      </w:r>
      <w:r>
        <w:rPr>
          <w:rFonts w:ascii="Univers for KPMG"/>
          <w:sz w:val="20"/>
        </w:rPr>
        <w:t>neither</w:t>
      </w:r>
      <w:r>
        <w:rPr>
          <w:rFonts w:ascii="Univers for KPMG"/>
          <w:spacing w:val="-10"/>
          <w:sz w:val="20"/>
        </w:rPr>
        <w:t xml:space="preserve"> </w:t>
      </w:r>
      <w:r>
        <w:rPr>
          <w:rFonts w:ascii="Univers for KPMG"/>
          <w:sz w:val="20"/>
        </w:rPr>
        <w:t>warrants</w:t>
      </w:r>
      <w:r>
        <w:rPr>
          <w:rFonts w:ascii="Univers for KPMG"/>
          <w:spacing w:val="-12"/>
          <w:sz w:val="20"/>
        </w:rPr>
        <w:t xml:space="preserve"> </w:t>
      </w:r>
      <w:r>
        <w:rPr>
          <w:rFonts w:ascii="Univers for KPMG"/>
          <w:sz w:val="20"/>
        </w:rPr>
        <w:t>nor</w:t>
      </w:r>
      <w:r>
        <w:rPr>
          <w:rFonts w:ascii="Univers for KPMG"/>
          <w:spacing w:val="-12"/>
          <w:sz w:val="20"/>
        </w:rPr>
        <w:t xml:space="preserve"> </w:t>
      </w:r>
      <w:r>
        <w:rPr>
          <w:rFonts w:ascii="Univers for KPMG"/>
          <w:sz w:val="20"/>
        </w:rPr>
        <w:t>represents</w:t>
      </w:r>
      <w:r>
        <w:rPr>
          <w:rFonts w:ascii="Univers for KPMG"/>
          <w:spacing w:val="-11"/>
          <w:sz w:val="20"/>
        </w:rPr>
        <w:t xml:space="preserve"> </w:t>
      </w:r>
      <w:r>
        <w:rPr>
          <w:rFonts w:ascii="Univers for KPMG"/>
          <w:sz w:val="20"/>
        </w:rPr>
        <w:t>that</w:t>
      </w:r>
      <w:r>
        <w:rPr>
          <w:rFonts w:ascii="Univers for KPMG"/>
          <w:spacing w:val="-10"/>
          <w:sz w:val="20"/>
        </w:rPr>
        <w:t xml:space="preserve"> </w:t>
      </w:r>
      <w:r>
        <w:rPr>
          <w:rFonts w:ascii="Univers for KPMG"/>
          <w:sz w:val="20"/>
        </w:rPr>
        <w:t>the</w:t>
      </w:r>
      <w:r>
        <w:rPr>
          <w:rFonts w:ascii="Univers for KPMG"/>
          <w:spacing w:val="-9"/>
          <w:sz w:val="20"/>
        </w:rPr>
        <w:t xml:space="preserve"> </w:t>
      </w:r>
      <w:r>
        <w:rPr>
          <w:rFonts w:ascii="Univers for KPMG"/>
          <w:sz w:val="20"/>
        </w:rPr>
        <w:t>Information</w:t>
      </w:r>
      <w:r>
        <w:rPr>
          <w:rFonts w:ascii="Univers for KPMG"/>
          <w:spacing w:val="-8"/>
          <w:sz w:val="20"/>
        </w:rPr>
        <w:t xml:space="preserve"> </w:t>
      </w:r>
      <w:r>
        <w:rPr>
          <w:rFonts w:ascii="Univers for KPMG"/>
          <w:sz w:val="20"/>
        </w:rPr>
        <w:t>is</w:t>
      </w:r>
      <w:r>
        <w:rPr>
          <w:rFonts w:ascii="Univers for KPMG"/>
          <w:spacing w:val="-9"/>
          <w:sz w:val="20"/>
        </w:rPr>
        <w:t xml:space="preserve"> </w:t>
      </w:r>
      <w:r>
        <w:rPr>
          <w:rFonts w:ascii="Univers for KPMG"/>
          <w:sz w:val="20"/>
        </w:rPr>
        <w:t>accurate,</w:t>
      </w:r>
      <w:r>
        <w:rPr>
          <w:rFonts w:ascii="Univers for KPMG"/>
          <w:spacing w:val="-12"/>
          <w:sz w:val="20"/>
        </w:rPr>
        <w:t xml:space="preserve"> </w:t>
      </w:r>
      <w:r>
        <w:rPr>
          <w:rFonts w:ascii="Univers for KPMG"/>
          <w:sz w:val="20"/>
        </w:rPr>
        <w:t>complete, sufficient or appropriate for any purpose contemplated</w:t>
      </w:r>
      <w:r>
        <w:rPr>
          <w:rFonts w:ascii="Univers for KPMG"/>
          <w:spacing w:val="-18"/>
          <w:sz w:val="20"/>
        </w:rPr>
        <w:t xml:space="preserve"> </w:t>
      </w:r>
      <w:proofErr w:type="spellStart"/>
      <w:r>
        <w:rPr>
          <w:rFonts w:ascii="Univers for KPMG"/>
          <w:spacing w:val="2"/>
          <w:sz w:val="20"/>
        </w:rPr>
        <w:t>byyou</w:t>
      </w:r>
      <w:proofErr w:type="spellEnd"/>
      <w:r>
        <w:rPr>
          <w:rFonts w:ascii="Univers for KPMG"/>
          <w:spacing w:val="2"/>
          <w:sz w:val="20"/>
        </w:rPr>
        <w:t>;</w:t>
      </w:r>
    </w:p>
    <w:p w14:paraId="5A45D3F8" w14:textId="77777777" w:rsidR="00FF51EC" w:rsidRDefault="0004013B">
      <w:pPr>
        <w:pStyle w:val="ListParagraph"/>
        <w:numPr>
          <w:ilvl w:val="0"/>
          <w:numId w:val="1"/>
        </w:numPr>
        <w:tabs>
          <w:tab w:val="left" w:pos="2007"/>
        </w:tabs>
        <w:spacing w:before="126" w:line="254" w:lineRule="auto"/>
        <w:ind w:left="2006" w:right="464"/>
        <w:rPr>
          <w:rFonts w:ascii="Univers for KPMG"/>
          <w:sz w:val="20"/>
        </w:rPr>
      </w:pPr>
      <w:r>
        <w:rPr>
          <w:rFonts w:ascii="Univers for KPMG"/>
          <w:sz w:val="20"/>
        </w:rPr>
        <w:t>The</w:t>
      </w:r>
      <w:r>
        <w:rPr>
          <w:rFonts w:ascii="Univers for KPMG"/>
          <w:spacing w:val="-9"/>
          <w:sz w:val="20"/>
        </w:rPr>
        <w:t xml:space="preserve"> </w:t>
      </w:r>
      <w:r>
        <w:rPr>
          <w:rFonts w:ascii="Univers for KPMG"/>
          <w:sz w:val="20"/>
        </w:rPr>
        <w:t>Information</w:t>
      </w:r>
      <w:r>
        <w:rPr>
          <w:rFonts w:ascii="Univers for KPMG"/>
          <w:spacing w:val="-8"/>
          <w:sz w:val="20"/>
        </w:rPr>
        <w:t xml:space="preserve"> </w:t>
      </w:r>
      <w:r>
        <w:rPr>
          <w:rFonts w:ascii="Univers for KPMG"/>
          <w:sz w:val="20"/>
        </w:rPr>
        <w:t>is</w:t>
      </w:r>
      <w:r>
        <w:rPr>
          <w:rFonts w:ascii="Univers for KPMG"/>
          <w:spacing w:val="-7"/>
          <w:sz w:val="20"/>
        </w:rPr>
        <w:t xml:space="preserve"> </w:t>
      </w:r>
      <w:r>
        <w:rPr>
          <w:rFonts w:ascii="Univers for KPMG"/>
          <w:sz w:val="20"/>
        </w:rPr>
        <w:t>not</w:t>
      </w:r>
      <w:r>
        <w:rPr>
          <w:rFonts w:ascii="Univers for KPMG"/>
          <w:spacing w:val="-5"/>
          <w:sz w:val="20"/>
        </w:rPr>
        <w:t xml:space="preserve"> </w:t>
      </w:r>
      <w:r>
        <w:rPr>
          <w:rFonts w:ascii="Univers for KPMG"/>
          <w:sz w:val="20"/>
        </w:rPr>
        <w:t>provided</w:t>
      </w:r>
      <w:r>
        <w:rPr>
          <w:rFonts w:ascii="Univers for KPMG"/>
          <w:spacing w:val="-8"/>
          <w:sz w:val="20"/>
        </w:rPr>
        <w:t xml:space="preserve"> </w:t>
      </w:r>
      <w:r>
        <w:rPr>
          <w:rFonts w:ascii="Univers for KPMG"/>
          <w:sz w:val="20"/>
        </w:rPr>
        <w:t>pursuant</w:t>
      </w:r>
      <w:r>
        <w:rPr>
          <w:rFonts w:ascii="Univers for KPMG"/>
          <w:spacing w:val="-7"/>
          <w:sz w:val="20"/>
        </w:rPr>
        <w:t xml:space="preserve"> </w:t>
      </w:r>
      <w:r>
        <w:rPr>
          <w:rFonts w:ascii="Univers for KPMG"/>
          <w:sz w:val="20"/>
        </w:rPr>
        <w:t>to</w:t>
      </w:r>
      <w:r>
        <w:rPr>
          <w:rFonts w:ascii="Univers for KPMG"/>
          <w:spacing w:val="-7"/>
          <w:sz w:val="20"/>
        </w:rPr>
        <w:t xml:space="preserve"> </w:t>
      </w:r>
      <w:r>
        <w:rPr>
          <w:rFonts w:ascii="Univers for KPMG"/>
          <w:sz w:val="20"/>
        </w:rPr>
        <w:t>any</w:t>
      </w:r>
      <w:r>
        <w:rPr>
          <w:rFonts w:ascii="Univers for KPMG"/>
          <w:spacing w:val="-7"/>
          <w:sz w:val="20"/>
        </w:rPr>
        <w:t xml:space="preserve"> </w:t>
      </w:r>
      <w:r>
        <w:rPr>
          <w:rFonts w:ascii="Univers for KPMG"/>
          <w:sz w:val="20"/>
        </w:rPr>
        <w:t>agreement</w:t>
      </w:r>
      <w:r>
        <w:rPr>
          <w:rFonts w:ascii="Univers for KPMG"/>
          <w:spacing w:val="-6"/>
          <w:sz w:val="20"/>
        </w:rPr>
        <w:t xml:space="preserve"> </w:t>
      </w:r>
      <w:r>
        <w:rPr>
          <w:rFonts w:ascii="Univers for KPMG"/>
          <w:sz w:val="20"/>
        </w:rPr>
        <w:t>or</w:t>
      </w:r>
      <w:r>
        <w:rPr>
          <w:rFonts w:ascii="Univers for KPMG"/>
          <w:spacing w:val="-9"/>
          <w:sz w:val="20"/>
        </w:rPr>
        <w:t xml:space="preserve"> </w:t>
      </w:r>
      <w:r>
        <w:rPr>
          <w:rFonts w:ascii="Univers for KPMG"/>
          <w:sz w:val="20"/>
        </w:rPr>
        <w:t>other</w:t>
      </w:r>
      <w:r>
        <w:rPr>
          <w:rFonts w:ascii="Univers for KPMG"/>
          <w:spacing w:val="-10"/>
          <w:sz w:val="20"/>
        </w:rPr>
        <w:t xml:space="preserve"> </w:t>
      </w:r>
      <w:r>
        <w:rPr>
          <w:rFonts w:ascii="Univers for KPMG"/>
          <w:sz w:val="20"/>
        </w:rPr>
        <w:t>arrangement</w:t>
      </w:r>
      <w:r>
        <w:rPr>
          <w:rFonts w:ascii="Univers for KPMG"/>
          <w:spacing w:val="-6"/>
          <w:sz w:val="20"/>
        </w:rPr>
        <w:t xml:space="preserve"> </w:t>
      </w:r>
      <w:r>
        <w:rPr>
          <w:rFonts w:ascii="Univers for KPMG"/>
          <w:sz w:val="20"/>
        </w:rPr>
        <w:t>of a contractually binding nature between our firm and</w:t>
      </w:r>
      <w:r>
        <w:rPr>
          <w:rFonts w:ascii="Univers for KPMG"/>
          <w:spacing w:val="-8"/>
          <w:sz w:val="20"/>
        </w:rPr>
        <w:t xml:space="preserve"> </w:t>
      </w:r>
      <w:proofErr w:type="spellStart"/>
      <w:r>
        <w:rPr>
          <w:rFonts w:ascii="Univers for KPMG"/>
          <w:sz w:val="20"/>
        </w:rPr>
        <w:t>ThirdParty</w:t>
      </w:r>
      <w:proofErr w:type="spellEnd"/>
      <w:r>
        <w:rPr>
          <w:rFonts w:ascii="Univers for KPMG"/>
          <w:sz w:val="20"/>
        </w:rPr>
        <w:t>;</w:t>
      </w:r>
    </w:p>
    <w:p w14:paraId="43E1B9D8" w14:textId="77777777" w:rsidR="00FF51EC" w:rsidRDefault="00FF51EC">
      <w:pPr>
        <w:spacing w:line="254" w:lineRule="auto"/>
        <w:rPr>
          <w:rFonts w:ascii="Univers for KPMG"/>
          <w:sz w:val="20"/>
        </w:rPr>
        <w:sectPr w:rsidR="00FF51EC">
          <w:pgSz w:w="12240" w:h="15840"/>
          <w:pgMar w:top="1640" w:right="920" w:bottom="900" w:left="960" w:header="775" w:footer="700" w:gutter="0"/>
          <w:cols w:space="720"/>
        </w:sectPr>
      </w:pPr>
    </w:p>
    <w:p w14:paraId="45A36AC3" w14:textId="77777777" w:rsidR="00FF51EC" w:rsidRDefault="00FF51EC">
      <w:pPr>
        <w:pStyle w:val="BodyText"/>
        <w:rPr>
          <w:rFonts w:ascii="Univers for KPMG"/>
          <w:sz w:val="20"/>
        </w:rPr>
      </w:pPr>
    </w:p>
    <w:p w14:paraId="294385C5" w14:textId="77777777" w:rsidR="00FF51EC" w:rsidRDefault="00FF51EC">
      <w:pPr>
        <w:pStyle w:val="BodyText"/>
        <w:rPr>
          <w:rFonts w:ascii="Univers for KPMG"/>
          <w:sz w:val="20"/>
        </w:rPr>
      </w:pPr>
    </w:p>
    <w:p w14:paraId="1E6FA29F" w14:textId="77777777" w:rsidR="00FF51EC" w:rsidRDefault="00FF51EC">
      <w:pPr>
        <w:pStyle w:val="BodyText"/>
        <w:spacing w:before="5"/>
        <w:rPr>
          <w:rFonts w:ascii="Univers for KPMG"/>
          <w:sz w:val="15"/>
        </w:rPr>
      </w:pPr>
    </w:p>
    <w:p w14:paraId="3BBE6F40" w14:textId="77777777" w:rsidR="00FF51EC" w:rsidRDefault="0004013B">
      <w:pPr>
        <w:pStyle w:val="ListParagraph"/>
        <w:numPr>
          <w:ilvl w:val="0"/>
          <w:numId w:val="1"/>
        </w:numPr>
        <w:tabs>
          <w:tab w:val="left" w:pos="2007"/>
        </w:tabs>
        <w:spacing w:line="252" w:lineRule="auto"/>
        <w:ind w:left="2006" w:right="596"/>
        <w:rPr>
          <w:rFonts w:ascii="Univers for KPMG"/>
          <w:sz w:val="20"/>
        </w:rPr>
      </w:pPr>
      <w:r>
        <w:rPr>
          <w:rFonts w:ascii="Univers for KPMG"/>
          <w:sz w:val="20"/>
        </w:rPr>
        <w:t>Third Party does not acquire any rights against our firm or otherwise as a result of our providing the</w:t>
      </w:r>
      <w:r>
        <w:rPr>
          <w:rFonts w:ascii="Univers for KPMG"/>
          <w:spacing w:val="-23"/>
          <w:sz w:val="20"/>
        </w:rPr>
        <w:t xml:space="preserve"> </w:t>
      </w:r>
      <w:r>
        <w:rPr>
          <w:rFonts w:ascii="Univers for KPMG"/>
          <w:sz w:val="20"/>
        </w:rPr>
        <w:t>Information;</w:t>
      </w:r>
    </w:p>
    <w:p w14:paraId="13BEBAA7" w14:textId="77777777" w:rsidR="00FF51EC" w:rsidRDefault="0004013B">
      <w:pPr>
        <w:pStyle w:val="ListParagraph"/>
        <w:numPr>
          <w:ilvl w:val="0"/>
          <w:numId w:val="1"/>
        </w:numPr>
        <w:tabs>
          <w:tab w:val="left" w:pos="2007"/>
        </w:tabs>
        <w:spacing w:before="130" w:line="252" w:lineRule="auto"/>
        <w:ind w:left="2006" w:right="1228"/>
        <w:rPr>
          <w:rFonts w:ascii="Univers for KPMG"/>
          <w:sz w:val="20"/>
        </w:rPr>
      </w:pPr>
      <w:r>
        <w:rPr>
          <w:rFonts w:ascii="Univers for KPMG"/>
          <w:sz w:val="20"/>
        </w:rPr>
        <w:t xml:space="preserve">Our firm and personnel do not have any duties, responsibilities, </w:t>
      </w:r>
      <w:proofErr w:type="spellStart"/>
      <w:r>
        <w:rPr>
          <w:rFonts w:ascii="Univers for KPMG"/>
          <w:sz w:val="20"/>
        </w:rPr>
        <w:t>liabilitiesor</w:t>
      </w:r>
      <w:proofErr w:type="spellEnd"/>
      <w:r>
        <w:rPr>
          <w:rFonts w:ascii="Univers for KPMG"/>
          <w:sz w:val="20"/>
        </w:rPr>
        <w:t xml:space="preserve"> obligations</w:t>
      </w:r>
      <w:r>
        <w:rPr>
          <w:rFonts w:ascii="Univers for KPMG"/>
          <w:spacing w:val="-9"/>
          <w:sz w:val="20"/>
        </w:rPr>
        <w:t xml:space="preserve"> </w:t>
      </w:r>
      <w:r>
        <w:rPr>
          <w:rFonts w:ascii="Univers for KPMG"/>
          <w:sz w:val="20"/>
        </w:rPr>
        <w:t>to</w:t>
      </w:r>
      <w:r>
        <w:rPr>
          <w:rFonts w:ascii="Univers for KPMG"/>
          <w:spacing w:val="-7"/>
          <w:sz w:val="20"/>
        </w:rPr>
        <w:t xml:space="preserve"> </w:t>
      </w:r>
      <w:r>
        <w:rPr>
          <w:rFonts w:ascii="Univers for KPMG"/>
          <w:sz w:val="20"/>
        </w:rPr>
        <w:t>Third</w:t>
      </w:r>
      <w:r>
        <w:rPr>
          <w:rFonts w:ascii="Univers for KPMG"/>
          <w:spacing w:val="-4"/>
          <w:sz w:val="20"/>
        </w:rPr>
        <w:t xml:space="preserve"> </w:t>
      </w:r>
      <w:r>
        <w:rPr>
          <w:rFonts w:ascii="Univers for KPMG"/>
          <w:sz w:val="20"/>
        </w:rPr>
        <w:t>Party</w:t>
      </w:r>
      <w:r>
        <w:rPr>
          <w:rFonts w:ascii="Univers for KPMG"/>
          <w:spacing w:val="-7"/>
          <w:sz w:val="20"/>
        </w:rPr>
        <w:t xml:space="preserve"> </w:t>
      </w:r>
      <w:r>
        <w:rPr>
          <w:rFonts w:ascii="Univers for KPMG"/>
          <w:sz w:val="20"/>
        </w:rPr>
        <w:t>as</w:t>
      </w:r>
      <w:r>
        <w:rPr>
          <w:rFonts w:ascii="Univers for KPMG"/>
          <w:spacing w:val="-5"/>
          <w:sz w:val="20"/>
        </w:rPr>
        <w:t xml:space="preserve"> </w:t>
      </w:r>
      <w:r>
        <w:rPr>
          <w:rFonts w:ascii="Univers for KPMG"/>
          <w:sz w:val="20"/>
        </w:rPr>
        <w:t>a</w:t>
      </w:r>
      <w:r>
        <w:rPr>
          <w:rFonts w:ascii="Univers for KPMG"/>
          <w:spacing w:val="-5"/>
          <w:sz w:val="20"/>
        </w:rPr>
        <w:t xml:space="preserve"> </w:t>
      </w:r>
      <w:r>
        <w:rPr>
          <w:rFonts w:ascii="Univers for KPMG"/>
          <w:sz w:val="20"/>
        </w:rPr>
        <w:t>result</w:t>
      </w:r>
      <w:r>
        <w:rPr>
          <w:rFonts w:ascii="Univers for KPMG"/>
          <w:spacing w:val="-5"/>
          <w:sz w:val="20"/>
        </w:rPr>
        <w:t xml:space="preserve"> </w:t>
      </w:r>
      <w:r>
        <w:rPr>
          <w:rFonts w:ascii="Univers for KPMG"/>
          <w:sz w:val="20"/>
        </w:rPr>
        <w:t>of</w:t>
      </w:r>
      <w:r>
        <w:rPr>
          <w:rFonts w:ascii="Univers for KPMG"/>
          <w:spacing w:val="-6"/>
          <w:sz w:val="20"/>
        </w:rPr>
        <w:t xml:space="preserve"> </w:t>
      </w:r>
      <w:r>
        <w:rPr>
          <w:rFonts w:ascii="Univers for KPMG"/>
          <w:sz w:val="20"/>
        </w:rPr>
        <w:t>our</w:t>
      </w:r>
      <w:r>
        <w:rPr>
          <w:rFonts w:ascii="Univers for KPMG"/>
          <w:spacing w:val="-7"/>
          <w:sz w:val="20"/>
        </w:rPr>
        <w:t xml:space="preserve"> </w:t>
      </w:r>
      <w:r>
        <w:rPr>
          <w:rFonts w:ascii="Univers for KPMG"/>
          <w:sz w:val="20"/>
        </w:rPr>
        <w:t>providing</w:t>
      </w:r>
      <w:r>
        <w:rPr>
          <w:rFonts w:ascii="Univers for KPMG"/>
          <w:spacing w:val="-7"/>
          <w:sz w:val="20"/>
        </w:rPr>
        <w:t xml:space="preserve"> </w:t>
      </w:r>
      <w:r>
        <w:rPr>
          <w:rFonts w:ascii="Univers for KPMG"/>
          <w:sz w:val="20"/>
        </w:rPr>
        <w:t>the</w:t>
      </w:r>
      <w:r>
        <w:rPr>
          <w:rFonts w:ascii="Univers for KPMG"/>
          <w:spacing w:val="-5"/>
          <w:sz w:val="20"/>
        </w:rPr>
        <w:t xml:space="preserve"> </w:t>
      </w:r>
      <w:r>
        <w:rPr>
          <w:rFonts w:ascii="Univers for KPMG"/>
          <w:sz w:val="20"/>
        </w:rPr>
        <w:t>Information;</w:t>
      </w:r>
      <w:r>
        <w:rPr>
          <w:rFonts w:ascii="Univers for KPMG"/>
          <w:spacing w:val="-6"/>
          <w:sz w:val="20"/>
        </w:rPr>
        <w:t xml:space="preserve"> </w:t>
      </w:r>
      <w:r>
        <w:rPr>
          <w:rFonts w:ascii="Univers for KPMG"/>
          <w:sz w:val="20"/>
        </w:rPr>
        <w:t>and</w:t>
      </w:r>
    </w:p>
    <w:p w14:paraId="170B4853" w14:textId="77777777" w:rsidR="00FF51EC" w:rsidRDefault="0004013B">
      <w:pPr>
        <w:pStyle w:val="ListParagraph"/>
        <w:numPr>
          <w:ilvl w:val="0"/>
          <w:numId w:val="1"/>
        </w:numPr>
        <w:tabs>
          <w:tab w:val="left" w:pos="2006"/>
          <w:tab w:val="left" w:pos="2007"/>
        </w:tabs>
        <w:spacing w:before="131" w:line="252" w:lineRule="auto"/>
        <w:ind w:left="2006" w:right="575"/>
        <w:rPr>
          <w:rFonts w:ascii="Univers for KPMG"/>
          <w:sz w:val="20"/>
        </w:rPr>
      </w:pPr>
      <w:r>
        <w:rPr>
          <w:rFonts w:ascii="Univers for KPMG"/>
          <w:sz w:val="20"/>
        </w:rPr>
        <w:t>You will not commence any action, suit or proceeding or make any demand, complaint or claim against us as a result of KPMG providing the Information or for any omission</w:t>
      </w:r>
      <w:r>
        <w:rPr>
          <w:rFonts w:ascii="Univers for KPMG"/>
          <w:spacing w:val="-19"/>
          <w:sz w:val="20"/>
        </w:rPr>
        <w:t xml:space="preserve"> </w:t>
      </w:r>
      <w:r>
        <w:rPr>
          <w:rFonts w:ascii="Univers for KPMG"/>
          <w:sz w:val="20"/>
        </w:rPr>
        <w:t>thereto.</w:t>
      </w:r>
    </w:p>
    <w:p w14:paraId="26E25FB6" w14:textId="77777777" w:rsidR="00FF51EC" w:rsidRDefault="0004013B">
      <w:pPr>
        <w:spacing w:before="131" w:line="252" w:lineRule="auto"/>
        <w:ind w:left="1646" w:right="349"/>
        <w:rPr>
          <w:rFonts w:ascii="Univers for KPMG"/>
          <w:sz w:val="20"/>
        </w:rPr>
      </w:pPr>
      <w:r>
        <w:rPr>
          <w:rFonts w:ascii="Univers for KPMG"/>
          <w:sz w:val="20"/>
        </w:rPr>
        <w:t>Also, in the event of a claim against KPMG or its personnel which arises out of or relates to our providing the Information to Third Party you will indemnify and hold harmless KPMG and its personnel from all such claims, liabilities, damages, costs and expenses.</w:t>
      </w:r>
    </w:p>
    <w:p w14:paraId="557E8E80" w14:textId="77777777" w:rsidR="00FF51EC" w:rsidRDefault="0004013B">
      <w:pPr>
        <w:spacing w:before="131" w:line="252" w:lineRule="auto"/>
        <w:ind w:left="1646" w:right="1249"/>
        <w:rPr>
          <w:rFonts w:ascii="Univers for KPMG"/>
          <w:sz w:val="20"/>
        </w:rPr>
      </w:pPr>
      <w:r>
        <w:rPr>
          <w:rFonts w:ascii="Univers for KPMG"/>
          <w:sz w:val="20"/>
        </w:rPr>
        <w:t>Further Third Party agrees that the Information will be maintained by it in strict confidence and not disclosed to any other party.</w:t>
      </w:r>
    </w:p>
    <w:p w14:paraId="732DA5FB" w14:textId="77777777" w:rsidR="00FF51EC" w:rsidRDefault="0004013B">
      <w:pPr>
        <w:spacing w:before="131" w:line="252" w:lineRule="auto"/>
        <w:ind w:left="1646" w:right="392"/>
        <w:rPr>
          <w:rFonts w:ascii="Univers for KPMG"/>
          <w:sz w:val="20"/>
        </w:rPr>
      </w:pPr>
      <w:r>
        <w:rPr>
          <w:rFonts w:ascii="Univers for KPMG"/>
          <w:sz w:val="20"/>
        </w:rPr>
        <w:t>This letter sets out the entire understanding of the parties in relation to the conditions upon which access to the Information is provided and replaces all prior understandings, if any, made by KPMG.</w:t>
      </w:r>
    </w:p>
    <w:p w14:paraId="39457416" w14:textId="77777777" w:rsidR="00FF51EC" w:rsidRDefault="0004013B">
      <w:pPr>
        <w:spacing w:before="131" w:line="252" w:lineRule="auto"/>
        <w:ind w:left="1646" w:right="492"/>
        <w:rPr>
          <w:rFonts w:ascii="Univers for KPMG"/>
          <w:sz w:val="20"/>
        </w:rPr>
      </w:pPr>
      <w:r>
        <w:rPr>
          <w:rFonts w:ascii="Univers for KPMG"/>
          <w:sz w:val="20"/>
        </w:rPr>
        <w:t>Please indicate your acceptance to the terms of this letter by signing and returning one copy of this letter to the undersigned at fax (416) 777-3107.</w:t>
      </w:r>
    </w:p>
    <w:p w14:paraId="38834B08" w14:textId="77777777" w:rsidR="00FF51EC" w:rsidRDefault="00FF51EC">
      <w:pPr>
        <w:pStyle w:val="BodyText"/>
        <w:spacing w:before="1"/>
        <w:rPr>
          <w:rFonts w:ascii="Univers for KPMG"/>
          <w:sz w:val="22"/>
        </w:rPr>
      </w:pPr>
    </w:p>
    <w:p w14:paraId="1FE23FFC" w14:textId="77777777" w:rsidR="00FF51EC" w:rsidRDefault="0004013B">
      <w:pPr>
        <w:ind w:left="1668"/>
        <w:rPr>
          <w:rFonts w:ascii="Univers for KPMG"/>
          <w:sz w:val="20"/>
        </w:rPr>
      </w:pPr>
      <w:r>
        <w:rPr>
          <w:rFonts w:ascii="Univers for KPMG"/>
          <w:sz w:val="20"/>
        </w:rPr>
        <w:t>Yours truly,</w:t>
      </w:r>
    </w:p>
    <w:p w14:paraId="45BD645D" w14:textId="77777777" w:rsidR="00FF51EC" w:rsidRDefault="00FF51EC">
      <w:pPr>
        <w:pStyle w:val="BodyText"/>
        <w:rPr>
          <w:rFonts w:ascii="Univers for KPMG"/>
          <w:sz w:val="20"/>
        </w:rPr>
      </w:pPr>
    </w:p>
    <w:p w14:paraId="0DC01802" w14:textId="77777777" w:rsidR="00FF51EC" w:rsidRDefault="0004013B">
      <w:pPr>
        <w:spacing w:before="130"/>
        <w:ind w:left="1668"/>
        <w:rPr>
          <w:rFonts w:ascii="Univers for KPMG"/>
          <w:b/>
          <w:sz w:val="20"/>
        </w:rPr>
      </w:pPr>
      <w:r>
        <w:rPr>
          <w:rFonts w:ascii="Univers for KPMG"/>
          <w:b/>
          <w:sz w:val="20"/>
        </w:rPr>
        <w:t>KPMG LLP</w:t>
      </w:r>
    </w:p>
    <w:p w14:paraId="1D65BE80" w14:textId="77777777" w:rsidR="00FF51EC" w:rsidRDefault="00FF51EC">
      <w:pPr>
        <w:pStyle w:val="BodyText"/>
        <w:rPr>
          <w:rFonts w:ascii="Univers for KPMG"/>
          <w:b/>
          <w:sz w:val="20"/>
        </w:rPr>
      </w:pPr>
    </w:p>
    <w:p w14:paraId="6349E9B2" w14:textId="77777777" w:rsidR="00FF51EC" w:rsidRDefault="00FF51EC">
      <w:pPr>
        <w:pStyle w:val="BodyText"/>
        <w:rPr>
          <w:rFonts w:ascii="Univers for KPMG"/>
          <w:b/>
          <w:sz w:val="20"/>
        </w:rPr>
      </w:pPr>
    </w:p>
    <w:p w14:paraId="25975085" w14:textId="77777777" w:rsidR="00FF51EC" w:rsidRDefault="00FF51EC">
      <w:pPr>
        <w:pStyle w:val="BodyText"/>
        <w:spacing w:before="2"/>
        <w:rPr>
          <w:rFonts w:ascii="Univers for KPMG"/>
          <w:b/>
          <w:sz w:val="17"/>
        </w:rPr>
      </w:pPr>
    </w:p>
    <w:p w14:paraId="38F8C5A6" w14:textId="77777777" w:rsidR="00FF51EC" w:rsidRDefault="0004013B">
      <w:pPr>
        <w:ind w:left="1668"/>
        <w:rPr>
          <w:rFonts w:ascii="Univers for KPMG" w:hAnsi="Univers for KPMG"/>
          <w:sz w:val="20"/>
        </w:rPr>
      </w:pPr>
      <w:r>
        <w:rPr>
          <w:rFonts w:ascii="Univers for KPMG" w:hAnsi="Univers for KPMG"/>
          <w:sz w:val="20"/>
        </w:rPr>
        <w:t>Partner – Transaction Services</w:t>
      </w:r>
    </w:p>
    <w:p w14:paraId="3AC34826" w14:textId="77777777" w:rsidR="00FF51EC" w:rsidRDefault="00FF51EC">
      <w:pPr>
        <w:pStyle w:val="BodyText"/>
        <w:rPr>
          <w:rFonts w:ascii="Univers for KPMG"/>
          <w:sz w:val="20"/>
        </w:rPr>
      </w:pPr>
    </w:p>
    <w:p w14:paraId="70B3A149" w14:textId="77777777" w:rsidR="00FF51EC" w:rsidRDefault="0004013B">
      <w:pPr>
        <w:spacing w:before="177" w:line="254" w:lineRule="auto"/>
        <w:ind w:left="1646" w:right="416"/>
        <w:rPr>
          <w:rFonts w:ascii="Univers for KPMG"/>
          <w:sz w:val="20"/>
        </w:rPr>
      </w:pPr>
      <w:r>
        <w:rPr>
          <w:rFonts w:ascii="Univers for KPMG"/>
          <w:sz w:val="20"/>
        </w:rPr>
        <w:t>Third Party hereby acknowledges that it understands and agrees to the conditions upon which the Information is provided.</w:t>
      </w:r>
    </w:p>
    <w:p w14:paraId="363F524D" w14:textId="77777777" w:rsidR="00FF51EC" w:rsidRDefault="0004013B">
      <w:pPr>
        <w:spacing w:before="126"/>
        <w:ind w:left="1646"/>
        <w:rPr>
          <w:rFonts w:ascii="Univers for KPMG"/>
          <w:sz w:val="20"/>
        </w:rPr>
      </w:pPr>
      <w:r>
        <w:rPr>
          <w:rFonts w:ascii="Univers for KPMG"/>
          <w:sz w:val="20"/>
        </w:rPr>
        <w:t>[Third Party)]</w:t>
      </w:r>
    </w:p>
    <w:p w14:paraId="3645134A" w14:textId="77777777" w:rsidR="00FF51EC" w:rsidRDefault="00FF51EC">
      <w:pPr>
        <w:pStyle w:val="BodyText"/>
        <w:rPr>
          <w:rFonts w:ascii="Univers for KPMG"/>
          <w:sz w:val="20"/>
        </w:rPr>
      </w:pPr>
    </w:p>
    <w:p w14:paraId="1301C405" w14:textId="77777777" w:rsidR="00FF51EC" w:rsidRDefault="00FF51EC">
      <w:pPr>
        <w:pStyle w:val="BodyText"/>
        <w:rPr>
          <w:rFonts w:ascii="Univers for KPMG"/>
          <w:sz w:val="20"/>
        </w:rPr>
      </w:pPr>
    </w:p>
    <w:p w14:paraId="45C9A7E4" w14:textId="77777777" w:rsidR="00FF51EC" w:rsidRDefault="0004013B">
      <w:pPr>
        <w:spacing w:before="158"/>
        <w:ind w:left="1646"/>
        <w:rPr>
          <w:rFonts w:ascii="Univers for KPMG"/>
          <w:sz w:val="20"/>
        </w:rPr>
      </w:pPr>
      <w:r>
        <w:rPr>
          <w:rFonts w:ascii="Univers for KPMG"/>
          <w:sz w:val="20"/>
        </w:rPr>
        <w:t>Name, Title</w:t>
      </w:r>
    </w:p>
    <w:p w14:paraId="643AB8E2" w14:textId="77777777" w:rsidR="00FF51EC" w:rsidRDefault="00FF51EC">
      <w:pPr>
        <w:pStyle w:val="BodyText"/>
        <w:rPr>
          <w:rFonts w:ascii="Univers for KPMG"/>
          <w:sz w:val="20"/>
        </w:rPr>
      </w:pPr>
    </w:p>
    <w:p w14:paraId="3BD394E3" w14:textId="77777777" w:rsidR="00FF51EC" w:rsidRDefault="00FF51EC">
      <w:pPr>
        <w:pStyle w:val="BodyText"/>
        <w:spacing w:before="1"/>
        <w:rPr>
          <w:rFonts w:ascii="Univers for KPMG"/>
          <w:sz w:val="21"/>
        </w:rPr>
      </w:pPr>
    </w:p>
    <w:p w14:paraId="3F0399B0" w14:textId="77777777" w:rsidR="00FF51EC" w:rsidRDefault="0004013B">
      <w:pPr>
        <w:ind w:left="1646"/>
        <w:rPr>
          <w:rFonts w:ascii="Univers for KPMG"/>
          <w:sz w:val="20"/>
        </w:rPr>
      </w:pPr>
      <w:r>
        <w:rPr>
          <w:rFonts w:ascii="Univers for KPMG"/>
          <w:sz w:val="20"/>
        </w:rPr>
        <w:t>Date</w:t>
      </w:r>
    </w:p>
    <w:sectPr w:rsidR="00FF51EC">
      <w:pgSz w:w="12240" w:h="15840"/>
      <w:pgMar w:top="1640" w:right="920" w:bottom="900" w:left="960" w:header="775"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E6EA0" w14:textId="77777777" w:rsidR="00C474B1" w:rsidRDefault="00C474B1">
      <w:r>
        <w:separator/>
      </w:r>
    </w:p>
  </w:endnote>
  <w:endnote w:type="continuationSeparator" w:id="0">
    <w:p w14:paraId="697CAEB9" w14:textId="77777777" w:rsidR="00C474B1" w:rsidRDefault="00C47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for KPMG">
    <w:altName w:val="Calibri"/>
    <w:panose1 w:val="020B0603020202020204"/>
    <w:charset w:val="00"/>
    <w:family w:val="swiss"/>
    <w:pitch w:val="variable"/>
    <w:sig w:usb0="800002AF" w:usb1="5000204A" w:usb2="00000000" w:usb3="00000000" w:csb0="0000009F" w:csb1="00000000"/>
  </w:font>
  <w:font w:name="Helvetica">
    <w:panose1 w:val="020B05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Univers for KPMG Light">
    <w:altName w:val="Calibri"/>
    <w:panose1 w:val="020B0403020202020204"/>
    <w:charset w:val="00"/>
    <w:family w:val="swiss"/>
    <w:pitch w:val="variable"/>
    <w:sig w:usb0="800002AF" w:usb1="5000204A"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C9DB3" w14:textId="76B52D26" w:rsidR="00455487" w:rsidRDefault="00372267">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14:anchorId="1F920371" wp14:editId="3F9ACA9C">
              <wp:simplePos x="0" y="0"/>
              <wp:positionH relativeFrom="page">
                <wp:posOffset>6648450</wp:posOffset>
              </wp:positionH>
              <wp:positionV relativeFrom="page">
                <wp:posOffset>9411335</wp:posOffset>
              </wp:positionV>
              <wp:extent cx="416560" cy="139065"/>
              <wp:effectExtent l="0" t="635" r="2540" b="3175"/>
              <wp:wrapNone/>
              <wp:docPr id="1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F2AA1" w14:textId="77777777" w:rsidR="00372267" w:rsidRDefault="00372267" w:rsidP="00372267">
                          <w:pPr>
                            <w:pStyle w:val="BodyText"/>
                            <w:spacing w:before="14"/>
                            <w:ind w:left="20"/>
                          </w:pPr>
                          <w:r>
                            <w:t xml:space="preserve">Page </w:t>
                          </w: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920371" id="_x0000_t202" coordsize="21600,21600" o:spt="202" path="m,l,21600r21600,l21600,xe">
              <v:stroke joinstyle="miter"/>
              <v:path gradientshapeok="t" o:connecttype="rect"/>
            </v:shapetype>
            <v:shape id="Text Box 20" o:spid="_x0000_s1030" type="#_x0000_t202" style="position:absolute;margin-left:523.5pt;margin-top:741.05pt;width:32.8pt;height:10.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" filled="f" stroked="f">
              <v:textbox inset="0,0,0,0">
                <w:txbxContent>
                  <w:p w14:paraId="74CF2AA1" w14:textId="77777777" w:rsidR="00372267" w:rsidRDefault="00372267" w:rsidP="00372267">
                    <w:pPr>
                      <w:pStyle w:val="BodyText"/>
                      <w:spacing w:before="14"/>
                      <w:ind w:left="20"/>
                    </w:pPr>
                    <w:r>
                      <w:t xml:space="preserve">Page </w:t>
                    </w: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574FD" w14:textId="77777777" w:rsidR="00455487" w:rsidRDefault="00455487">
    <w:pPr>
      <w:pStyle w:val="BodyText"/>
      <w:spacing w:line="14" w:lineRule="auto"/>
      <w:rPr>
        <w:sz w:val="20"/>
      </w:rPr>
    </w:pPr>
    <w:r>
      <w:rPr>
        <w:noProof/>
      </w:rPr>
      <mc:AlternateContent>
        <mc:Choice Requires="wps">
          <w:drawing>
            <wp:anchor distT="0" distB="0" distL="114300" distR="114300" simplePos="0" relativeHeight="251644416" behindDoc="1" locked="0" layoutInCell="1" allowOverlap="1" wp14:anchorId="66FB0FEF" wp14:editId="489F25D5">
              <wp:simplePos x="0" y="0"/>
              <wp:positionH relativeFrom="page">
                <wp:posOffset>6648450</wp:posOffset>
              </wp:positionH>
              <wp:positionV relativeFrom="page">
                <wp:posOffset>9411335</wp:posOffset>
              </wp:positionV>
              <wp:extent cx="416560" cy="139065"/>
              <wp:effectExtent l="0" t="635" r="2540" b="3175"/>
              <wp:wrapNone/>
              <wp:docPr id="2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A619C" w14:textId="77777777" w:rsidR="00455487" w:rsidRDefault="00455487">
                          <w:pPr>
                            <w:pStyle w:val="BodyText"/>
                            <w:spacing w:before="14"/>
                            <w:ind w:left="20"/>
                          </w:pPr>
                          <w:r>
                            <w:t xml:space="preserve">Page </w:t>
                          </w: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FB0FEF" id="_x0000_t202" coordsize="21600,21600" o:spt="202" path="m,l,21600r21600,l21600,xe">
              <v:stroke joinstyle="miter"/>
              <v:path gradientshapeok="t" o:connecttype="rect"/>
            </v:shapetype>
            <v:shape id="_x0000_s1033" type="#_x0000_t202" style="position:absolute;margin-left:523.5pt;margin-top:741.05pt;width:32.8pt;height:10.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" filled="f" stroked="f">
              <v:textbox inset="0,0,0,0">
                <w:txbxContent>
                  <w:p w14:paraId="290A619C" w14:textId="77777777" w:rsidR="00455487" w:rsidRDefault="00455487">
                    <w:pPr>
                      <w:pStyle w:val="BodyText"/>
                      <w:spacing w:before="14"/>
                      <w:ind w:left="20"/>
                    </w:pPr>
                    <w:r>
                      <w:t xml:space="preserve">Page </w:t>
                    </w: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47A73" w14:textId="70198C43" w:rsidR="00455487" w:rsidRDefault="00455487">
    <w:pPr>
      <w:pStyle w:val="BodyText"/>
      <w:spacing w:line="14" w:lineRule="auto"/>
      <w:rPr>
        <w:sz w:val="20"/>
      </w:rPr>
    </w:pPr>
    <w:r>
      <w:rPr>
        <w:noProof/>
      </w:rPr>
      <mc:AlternateContent>
        <mc:Choice Requires="wps">
          <w:drawing>
            <wp:anchor distT="0" distB="0" distL="114300" distR="114300" simplePos="0" relativeHeight="251647488" behindDoc="1" locked="0" layoutInCell="1" allowOverlap="1" wp14:anchorId="6DD1B2F8" wp14:editId="20CBB44E">
              <wp:simplePos x="0" y="0"/>
              <wp:positionH relativeFrom="page">
                <wp:posOffset>1637030</wp:posOffset>
              </wp:positionH>
              <wp:positionV relativeFrom="page">
                <wp:posOffset>9255125</wp:posOffset>
              </wp:positionV>
              <wp:extent cx="5403850" cy="0"/>
              <wp:effectExtent l="8255" t="6350" r="7620" b="12700"/>
              <wp:wrapNone/>
              <wp:docPr id="2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385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2824D" id="Line 17" o:spid="_x0000_s1026" style="position:absolute;z-index:-2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8.9pt,728.75pt" to="554.4pt,7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" strokeweight=".48pt">
              <w10:wrap anchorx="page" anchory="page"/>
            </v:line>
          </w:pict>
        </mc:Fallback>
      </mc:AlternateContent>
    </w:r>
    <w:r>
      <w:rPr>
        <w:noProof/>
      </w:rPr>
      <mc:AlternateContent>
        <mc:Choice Requires="wps">
          <w:drawing>
            <wp:anchor distT="0" distB="0" distL="114300" distR="114300" simplePos="0" relativeHeight="251648512" behindDoc="1" locked="0" layoutInCell="1" allowOverlap="1" wp14:anchorId="41D0D081" wp14:editId="02DBB93D">
              <wp:simplePos x="0" y="0"/>
              <wp:positionH relativeFrom="page">
                <wp:posOffset>1642110</wp:posOffset>
              </wp:positionH>
              <wp:positionV relativeFrom="page">
                <wp:posOffset>9307830</wp:posOffset>
              </wp:positionV>
              <wp:extent cx="2582545" cy="304800"/>
              <wp:effectExtent l="3810" t="1905" r="4445" b="0"/>
              <wp:wrapNone/>
              <wp:docPr id="2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254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F2823" w14:textId="77777777" w:rsidR="00455487" w:rsidRDefault="00455487">
                          <w:pPr>
                            <w:spacing w:before="14"/>
                            <w:ind w:left="20"/>
                            <w:rPr>
                              <w:sz w:val="13"/>
                            </w:rPr>
                          </w:pPr>
                          <w:r>
                            <w:rPr>
                              <w:sz w:val="16"/>
                            </w:rPr>
                            <w:t>T</w:t>
                          </w:r>
                          <w:r>
                            <w:rPr>
                              <w:sz w:val="13"/>
                            </w:rPr>
                            <w:t xml:space="preserve">ERMS AND </w:t>
                          </w:r>
                          <w:r>
                            <w:rPr>
                              <w:sz w:val="16"/>
                            </w:rPr>
                            <w:t>C</w:t>
                          </w:r>
                          <w:r>
                            <w:rPr>
                              <w:sz w:val="13"/>
                            </w:rPr>
                            <w:t xml:space="preserve">ONDITIONS FOR </w:t>
                          </w:r>
                          <w:r>
                            <w:rPr>
                              <w:sz w:val="16"/>
                            </w:rPr>
                            <w:t>A</w:t>
                          </w:r>
                          <w:r>
                            <w:rPr>
                              <w:sz w:val="13"/>
                            </w:rPr>
                            <w:t xml:space="preserve">DVISORY AND </w:t>
                          </w:r>
                          <w:r>
                            <w:rPr>
                              <w:sz w:val="16"/>
                            </w:rPr>
                            <w:t>T</w:t>
                          </w:r>
                          <w:r>
                            <w:rPr>
                              <w:sz w:val="13"/>
                            </w:rPr>
                            <w:t xml:space="preserve">AX </w:t>
                          </w:r>
                          <w:r>
                            <w:rPr>
                              <w:sz w:val="16"/>
                            </w:rPr>
                            <w:t>S</w:t>
                          </w:r>
                          <w:r>
                            <w:rPr>
                              <w:sz w:val="13"/>
                            </w:rPr>
                            <w:t>ERVICES</w:t>
                          </w:r>
                        </w:p>
                        <w:p w14:paraId="0413BCA8" w14:textId="77777777" w:rsidR="00455487" w:rsidRDefault="00455487">
                          <w:pPr>
                            <w:pStyle w:val="BodyText"/>
                            <w:spacing w:before="78"/>
                            <w:ind w:left="20"/>
                          </w:pPr>
                          <w:r>
                            <w:t>MARCH 2016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0D081" id="_x0000_t202" coordsize="21600,21600" o:spt="202" path="m,l,21600r21600,l21600,xe">
              <v:stroke joinstyle="miter"/>
              <v:path gradientshapeok="t" o:connecttype="rect"/>
            </v:shapetype>
            <v:shape id="Text Box 16" o:spid="_x0000_s1036" type="#_x0000_t202" style="position:absolute;margin-left:129.3pt;margin-top:732.9pt;width:203.35pt;height:24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" filled="f" stroked="f">
              <v:textbox inset="0,0,0,0">
                <w:txbxContent>
                  <w:p w14:paraId="58DF2823" w14:textId="77777777" w:rsidR="00455487" w:rsidRDefault="00455487">
                    <w:pPr>
                      <w:spacing w:before="14"/>
                      <w:ind w:left="20"/>
                      <w:rPr>
                        <w:sz w:val="13"/>
                      </w:rPr>
                    </w:pPr>
                    <w:r>
                      <w:rPr>
                        <w:sz w:val="16"/>
                      </w:rPr>
                      <w:t>T</w:t>
                    </w:r>
                    <w:r>
                      <w:rPr>
                        <w:sz w:val="13"/>
                      </w:rPr>
                      <w:t xml:space="preserve">ERMS AND </w:t>
                    </w:r>
                    <w:r>
                      <w:rPr>
                        <w:sz w:val="16"/>
                      </w:rPr>
                      <w:t>C</w:t>
                    </w:r>
                    <w:r>
                      <w:rPr>
                        <w:sz w:val="13"/>
                      </w:rPr>
                      <w:t xml:space="preserve">ONDITIONS FOR </w:t>
                    </w:r>
                    <w:r>
                      <w:rPr>
                        <w:sz w:val="16"/>
                      </w:rPr>
                      <w:t>A</w:t>
                    </w:r>
                    <w:r>
                      <w:rPr>
                        <w:sz w:val="13"/>
                      </w:rPr>
                      <w:t xml:space="preserve">DVISORY AND </w:t>
                    </w:r>
                    <w:r>
                      <w:rPr>
                        <w:sz w:val="16"/>
                      </w:rPr>
                      <w:t>T</w:t>
                    </w:r>
                    <w:r>
                      <w:rPr>
                        <w:sz w:val="13"/>
                      </w:rPr>
                      <w:t xml:space="preserve">AX </w:t>
                    </w:r>
                    <w:r>
                      <w:rPr>
                        <w:sz w:val="16"/>
                      </w:rPr>
                      <w:t>S</w:t>
                    </w:r>
                    <w:r>
                      <w:rPr>
                        <w:sz w:val="13"/>
                      </w:rPr>
                      <w:t>ERVICES</w:t>
                    </w:r>
                  </w:p>
                  <w:p w14:paraId="0413BCA8" w14:textId="77777777" w:rsidR="00455487" w:rsidRDefault="00455487">
                    <w:pPr>
                      <w:pStyle w:val="BodyText"/>
                      <w:spacing w:before="78"/>
                      <w:ind w:left="20"/>
                    </w:pPr>
                    <w:r>
                      <w:t>MARCH 2016</w:t>
                    </w:r>
                  </w:p>
                </w:txbxContent>
              </v:textbox>
              <w10:wrap anchorx="page" anchory="page"/>
            </v:shape>
          </w:pict>
        </mc:Fallback>
      </mc:AlternateContent>
    </w:r>
    <w:r>
      <w:rPr>
        <w:noProof/>
      </w:rPr>
      <mc:AlternateContent>
        <mc:Choice Requires="wps">
          <w:drawing>
            <wp:anchor distT="0" distB="0" distL="114300" distR="114300" simplePos="0" relativeHeight="251649536" behindDoc="1" locked="0" layoutInCell="1" allowOverlap="1" wp14:anchorId="425DFA81" wp14:editId="2A5FFA30">
              <wp:simplePos x="0" y="0"/>
              <wp:positionH relativeFrom="page">
                <wp:posOffset>6884670</wp:posOffset>
              </wp:positionH>
              <wp:positionV relativeFrom="page">
                <wp:posOffset>9474200</wp:posOffset>
              </wp:positionV>
              <wp:extent cx="163830" cy="139065"/>
              <wp:effectExtent l="0" t="0" r="0" b="0"/>
              <wp:wrapNone/>
              <wp:docPr id="2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D8F5E" w14:textId="77777777" w:rsidR="00455487" w:rsidRDefault="00455487">
                          <w:pPr>
                            <w:pStyle w:val="BodyText"/>
                            <w:spacing w:before="14"/>
                            <w:ind w:left="40"/>
                          </w:pPr>
                          <w:r>
                            <w:fldChar w:fldCharType="begin"/>
                          </w:r>
                          <w:r>
                            <w:instrText xml:space="preserve"> PAGE </w:instrText>
                          </w:r>
                          <w:r>
                            <w:fldChar w:fldCharType="separate"/>
                          </w:r>
                          <w: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DFA81" id="Text Box 15" o:spid="_x0000_s1037" type="#_x0000_t202" style="position:absolute;margin-left:542.1pt;margin-top:746pt;width:12.9pt;height:10.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" filled="f" stroked="f">
              <v:textbox inset="0,0,0,0">
                <w:txbxContent>
                  <w:p w14:paraId="1FDD8F5E" w14:textId="77777777" w:rsidR="00455487" w:rsidRDefault="00455487">
                    <w:pPr>
                      <w:pStyle w:val="BodyText"/>
                      <w:spacing w:before="14"/>
                      <w:ind w:left="40"/>
                    </w:pPr>
                    <w:r>
                      <w:fldChar w:fldCharType="begin"/>
                    </w:r>
                    <w:r>
                      <w:instrText xml:space="preserve"> PAGE </w:instrText>
                    </w:r>
                    <w:r>
                      <w:fldChar w:fldCharType="separate"/>
                    </w:r>
                    <w:r>
                      <w:t>12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492CE" w14:textId="77777777" w:rsidR="00C474B1" w:rsidRDefault="00C474B1">
      <w:r>
        <w:separator/>
      </w:r>
    </w:p>
  </w:footnote>
  <w:footnote w:type="continuationSeparator" w:id="0">
    <w:p w14:paraId="45131134" w14:textId="77777777" w:rsidR="00C474B1" w:rsidRDefault="00C47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1600F" w14:textId="63A64F20" w:rsidR="00455487" w:rsidRDefault="00455487">
    <w:pPr>
      <w:pStyle w:val="BodyText"/>
      <w:spacing w:line="14" w:lineRule="auto"/>
      <w:rPr>
        <w:sz w:val="20"/>
      </w:rPr>
    </w:pPr>
    <w:r>
      <w:rPr>
        <w:noProof/>
      </w:rPr>
      <mc:AlternateContent>
        <mc:Choice Requires="wps">
          <w:drawing>
            <wp:anchor distT="0" distB="0" distL="114300" distR="114300" simplePos="0" relativeHeight="251639296" behindDoc="1" locked="0" layoutInCell="1" allowOverlap="1" wp14:anchorId="2D40F471" wp14:editId="2FEE622D">
              <wp:simplePos x="0" y="0"/>
              <wp:positionH relativeFrom="page">
                <wp:posOffset>5044440</wp:posOffset>
              </wp:positionH>
              <wp:positionV relativeFrom="page">
                <wp:posOffset>812165</wp:posOffset>
              </wp:positionV>
              <wp:extent cx="1133475" cy="120650"/>
              <wp:effectExtent l="0" t="2540" r="3810" b="635"/>
              <wp:wrapNone/>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319A2" w14:textId="77777777" w:rsidR="00455487" w:rsidRDefault="00455487">
                          <w:pPr>
                            <w:spacing w:line="166" w:lineRule="exact"/>
                            <w:ind w:left="20"/>
                            <w:rPr>
                              <w:rFonts w:ascii="Univers for KPMG Light"/>
                              <w:sz w:val="15"/>
                            </w:rPr>
                          </w:pPr>
                          <w:r>
                            <w:rPr>
                              <w:rFonts w:ascii="Univers for KPMG Light"/>
                              <w:sz w:val="15"/>
                            </w:rPr>
                            <w:t>Telephone (416) 777-8500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40F471" id="_x0000_t202" coordsize="21600,21600" o:spt="202" path="m,l,21600r21600,l21600,xe">
              <v:stroke joinstyle="miter"/>
              <v:path gradientshapeok="t" o:connecttype="rect"/>
            </v:shapetype>
            <v:shape id="Text Box 26" o:spid="_x0000_s1026" type="#_x0000_t202" style="position:absolute;margin-left:397.2pt;margin-top:63.95pt;width:89.25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" filled="f" stroked="f">
              <v:textbox inset="0,0,0,0">
                <w:txbxContent>
                  <w:p w14:paraId="7B9319A2" w14:textId="77777777" w:rsidR="00455487" w:rsidRDefault="00455487">
                    <w:pPr>
                      <w:spacing w:line="166" w:lineRule="exact"/>
                      <w:ind w:left="20"/>
                      <w:rPr>
                        <w:rFonts w:ascii="Univers for KPMG Light"/>
                        <w:sz w:val="15"/>
                      </w:rPr>
                    </w:pPr>
                    <w:r>
                      <w:rPr>
                        <w:rFonts w:ascii="Univers for KPMG Light"/>
                        <w:sz w:val="15"/>
                      </w:rPr>
                      <w:t>Telephone (416) 777-8500</w:t>
                    </w:r>
                  </w:p>
                </w:txbxContent>
              </v:textbox>
              <w10:wrap anchorx="page" anchory="page"/>
            </v:shape>
          </w:pict>
        </mc:Fallback>
      </mc:AlternateContent>
    </w:r>
    <w:r>
      <w:rPr>
        <w:noProof/>
      </w:rPr>
      <mc:AlternateContent>
        <mc:Choice Requires="wps">
          <w:drawing>
            <wp:anchor distT="0" distB="0" distL="114300" distR="114300" simplePos="0" relativeHeight="251640320" behindDoc="1" locked="0" layoutInCell="1" allowOverlap="1" wp14:anchorId="67392AFE" wp14:editId="17333987">
              <wp:simplePos x="0" y="0"/>
              <wp:positionH relativeFrom="page">
                <wp:posOffset>2707005</wp:posOffset>
              </wp:positionH>
              <wp:positionV relativeFrom="page">
                <wp:posOffset>840105</wp:posOffset>
              </wp:positionV>
              <wp:extent cx="888365" cy="238760"/>
              <wp:effectExtent l="1905" t="1905" r="0" b="0"/>
              <wp:wrapNone/>
              <wp:docPr id="3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836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4A279" w14:textId="77777777" w:rsidR="00455487" w:rsidRDefault="00455487">
                          <w:pPr>
                            <w:spacing w:line="166" w:lineRule="exact"/>
                            <w:ind w:left="27"/>
                            <w:rPr>
                              <w:rFonts w:ascii="Univers for KPMG Light"/>
                              <w:sz w:val="15"/>
                            </w:rPr>
                          </w:pPr>
                          <w:r>
                            <w:rPr>
                              <w:rFonts w:ascii="Univers for KPMG Light"/>
                              <w:sz w:val="15"/>
                            </w:rPr>
                            <w:t>KPMG LLP</w:t>
                          </w:r>
                        </w:p>
                        <w:p w14:paraId="20A9CF94" w14:textId="77777777" w:rsidR="00455487" w:rsidRDefault="00455487">
                          <w:pPr>
                            <w:spacing w:before="6"/>
                            <w:ind w:left="20"/>
                            <w:rPr>
                              <w:rFonts w:ascii="Univers for KPMG Light"/>
                              <w:sz w:val="15"/>
                            </w:rPr>
                          </w:pPr>
                          <w:r>
                            <w:rPr>
                              <w:rFonts w:ascii="Univers for KPMG Light"/>
                              <w:sz w:val="15"/>
                            </w:rPr>
                            <w:t>Bay Adelaide Centre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92AFE" id="Text Box 25" o:spid="_x0000_s1027" type="#_x0000_t202" style="position:absolute;margin-left:213.15pt;margin-top:66.15pt;width:69.95pt;height:18.8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" filled="f" stroked="f">
              <v:textbox inset="0,0,0,0">
                <w:txbxContent>
                  <w:p w14:paraId="4614A279" w14:textId="77777777" w:rsidR="00455487" w:rsidRDefault="00455487">
                    <w:pPr>
                      <w:spacing w:line="166" w:lineRule="exact"/>
                      <w:ind w:left="27"/>
                      <w:rPr>
                        <w:rFonts w:ascii="Univers for KPMG Light"/>
                        <w:sz w:val="15"/>
                      </w:rPr>
                    </w:pPr>
                    <w:r>
                      <w:rPr>
                        <w:rFonts w:ascii="Univers for KPMG Light"/>
                        <w:sz w:val="15"/>
                      </w:rPr>
                      <w:t>KPMG LLP</w:t>
                    </w:r>
                  </w:p>
                  <w:p w14:paraId="20A9CF94" w14:textId="77777777" w:rsidR="00455487" w:rsidRDefault="00455487">
                    <w:pPr>
                      <w:spacing w:before="6"/>
                      <w:ind w:left="20"/>
                      <w:rPr>
                        <w:rFonts w:ascii="Univers for KPMG Light"/>
                        <w:sz w:val="15"/>
                      </w:rPr>
                    </w:pPr>
                    <w:r>
                      <w:rPr>
                        <w:rFonts w:ascii="Univers for KPMG Light"/>
                        <w:sz w:val="15"/>
                      </w:rPr>
                      <w:t>Bay Adelaide Centre</w:t>
                    </w:r>
                  </w:p>
                </w:txbxContent>
              </v:textbox>
              <w10:wrap anchorx="page" anchory="page"/>
            </v:shape>
          </w:pict>
        </mc:Fallback>
      </mc:AlternateContent>
    </w:r>
    <w:r>
      <w:rPr>
        <w:noProof/>
      </w:rPr>
      <mc:AlternateContent>
        <mc:Choice Requires="wps">
          <w:drawing>
            <wp:anchor distT="0" distB="0" distL="114300" distR="114300" simplePos="0" relativeHeight="251641344" behindDoc="1" locked="0" layoutInCell="1" allowOverlap="1" wp14:anchorId="2332AF0F" wp14:editId="6A72A312">
              <wp:simplePos x="0" y="0"/>
              <wp:positionH relativeFrom="page">
                <wp:posOffset>5044440</wp:posOffset>
              </wp:positionH>
              <wp:positionV relativeFrom="page">
                <wp:posOffset>931545</wp:posOffset>
              </wp:positionV>
              <wp:extent cx="173355" cy="120650"/>
              <wp:effectExtent l="0" t="0" r="1905" b="0"/>
              <wp:wrapNone/>
              <wp:docPr id="3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B120" w14:textId="77777777" w:rsidR="00455487" w:rsidRDefault="00455487">
                          <w:pPr>
                            <w:spacing w:line="166" w:lineRule="exact"/>
                            <w:ind w:left="20"/>
                            <w:rPr>
                              <w:rFonts w:ascii="Univers for KPMG Light"/>
                              <w:sz w:val="15"/>
                            </w:rPr>
                          </w:pPr>
                          <w:r>
                            <w:rPr>
                              <w:rFonts w:ascii="Univers for KPMG Light"/>
                              <w:sz w:val="15"/>
                            </w:rPr>
                            <w:t>Fax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2AF0F" id="Text Box 24" o:spid="_x0000_s1028" type="#_x0000_t202" style="position:absolute;margin-left:397.2pt;margin-top:73.35pt;width:13.65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" filled="f" stroked="f">
              <v:textbox inset="0,0,0,0">
                <w:txbxContent>
                  <w:p w14:paraId="1C64B120" w14:textId="77777777" w:rsidR="00455487" w:rsidRDefault="00455487">
                    <w:pPr>
                      <w:spacing w:line="166" w:lineRule="exact"/>
                      <w:ind w:left="20"/>
                      <w:rPr>
                        <w:rFonts w:ascii="Univers for KPMG Light"/>
                        <w:sz w:val="15"/>
                      </w:rPr>
                    </w:pPr>
                    <w:r>
                      <w:rPr>
                        <w:rFonts w:ascii="Univers for KPMG Light"/>
                        <w:sz w:val="15"/>
                      </w:rPr>
                      <w:t>Fax</w:t>
                    </w:r>
                  </w:p>
                </w:txbxContent>
              </v:textbox>
              <w10:wrap anchorx="page" anchory="page"/>
            </v:shape>
          </w:pict>
        </mc:Fallback>
      </mc:AlternateContent>
    </w:r>
    <w:r>
      <w:rPr>
        <w:noProof/>
      </w:rPr>
      <mc:AlternateContent>
        <mc:Choice Requires="wps">
          <w:drawing>
            <wp:anchor distT="0" distB="0" distL="114300" distR="114300" simplePos="0" relativeHeight="251642368" behindDoc="1" locked="0" layoutInCell="1" allowOverlap="1" wp14:anchorId="4AE6D476" wp14:editId="1471946D">
              <wp:simplePos x="0" y="0"/>
              <wp:positionH relativeFrom="page">
                <wp:posOffset>5511800</wp:posOffset>
              </wp:positionH>
              <wp:positionV relativeFrom="page">
                <wp:posOffset>931545</wp:posOffset>
              </wp:positionV>
              <wp:extent cx="661670" cy="120650"/>
              <wp:effectExtent l="0" t="0" r="0" b="0"/>
              <wp:wrapNone/>
              <wp:docPr id="2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7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B1A9E" w14:textId="77777777" w:rsidR="00455487" w:rsidRDefault="00455487">
                          <w:pPr>
                            <w:spacing w:line="166" w:lineRule="exact"/>
                            <w:ind w:left="20"/>
                            <w:rPr>
                              <w:rFonts w:ascii="Univers for KPMG Light"/>
                              <w:sz w:val="15"/>
                            </w:rPr>
                          </w:pPr>
                          <w:r>
                            <w:rPr>
                              <w:rFonts w:ascii="Univers for KPMG Light"/>
                              <w:sz w:val="15"/>
                            </w:rPr>
                            <w:t>(416) 777-8818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6D476" id="Text Box 23" o:spid="_x0000_s1029" type="#_x0000_t202" style="position:absolute;margin-left:434pt;margin-top:73.35pt;width:52.1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" filled="f" stroked="f">
              <v:textbox inset="0,0,0,0">
                <w:txbxContent>
                  <w:p w14:paraId="395B1A9E" w14:textId="77777777" w:rsidR="00455487" w:rsidRDefault="00455487">
                    <w:pPr>
                      <w:spacing w:line="166" w:lineRule="exact"/>
                      <w:ind w:left="20"/>
                      <w:rPr>
                        <w:rFonts w:ascii="Univers for KPMG Light"/>
                        <w:sz w:val="15"/>
                      </w:rPr>
                    </w:pPr>
                    <w:r>
                      <w:rPr>
                        <w:rFonts w:ascii="Univers for KPMG Light"/>
                        <w:sz w:val="15"/>
                      </w:rPr>
                      <w:t>(416) 777-8818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D4F49" w14:textId="0973364C" w:rsidR="003D43D6" w:rsidRDefault="003D43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AB967" w14:textId="23F6BEFA" w:rsidR="0018795F" w:rsidRPr="0018795F" w:rsidRDefault="00926E6B" w:rsidP="0018795F">
    <w:pPr>
      <w:pStyle w:val="Header"/>
    </w:pPr>
    <w:r w:rsidRPr="0018795F">
      <w:rPr>
        <w:noProof/>
      </w:rPr>
      <mc:AlternateContent>
        <mc:Choice Requires="wps">
          <w:drawing>
            <wp:anchor distT="0" distB="0" distL="114300" distR="114300" simplePos="0" relativeHeight="251657728" behindDoc="1" locked="0" layoutInCell="1" allowOverlap="1" wp14:anchorId="2D50CCEA" wp14:editId="33572CB0">
              <wp:simplePos x="0" y="0"/>
              <wp:positionH relativeFrom="page">
                <wp:posOffset>4457699</wp:posOffset>
              </wp:positionH>
              <wp:positionV relativeFrom="page">
                <wp:posOffset>696595</wp:posOffset>
              </wp:positionV>
              <wp:extent cx="2066925" cy="344805"/>
              <wp:effectExtent l="0" t="0" r="9525" b="17145"/>
              <wp:wrapNone/>
              <wp:docPr id="4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FD825" w14:textId="77777777" w:rsidR="0018795F" w:rsidRDefault="0018795F" w:rsidP="0018795F">
                          <w:pPr>
                            <w:spacing w:before="14"/>
                            <w:ind w:left="20"/>
                            <w:rPr>
                              <w:i/>
                              <w:sz w:val="18"/>
                            </w:rPr>
                          </w:pPr>
                          <w:r>
                            <w:rPr>
                              <w:i/>
                              <w:sz w:val="18"/>
                            </w:rPr>
                            <w:t xml:space="preserve">                      Hennick &amp; Company</w:t>
                          </w:r>
                        </w:p>
                        <w:p w14:paraId="3C63C7A0" w14:textId="27BB2990" w:rsidR="0018795F" w:rsidRDefault="00926E6B" w:rsidP="00926E6B">
                          <w:pPr>
                            <w:spacing w:before="94"/>
                            <w:ind w:left="720" w:firstLine="720"/>
                            <w:rPr>
                              <w:i/>
                              <w:sz w:val="18"/>
                            </w:rPr>
                          </w:pPr>
                          <w:del w:id="4" w:author="Oudyk, Mike" w:date="2024-02-12T09:59:00Z">
                            <w:r w:rsidDel="00C773C3">
                              <w:rPr>
                                <w:i/>
                                <w:sz w:val="18"/>
                              </w:rPr>
                              <w:delText>January [xx]</w:delText>
                            </w:r>
                          </w:del>
                          <w:ins w:id="5" w:author="Oudyk, Mike" w:date="2024-02-12T09:59:00Z">
                            <w:r w:rsidR="00C773C3">
                              <w:rPr>
                                <w:i/>
                                <w:sz w:val="18"/>
                              </w:rPr>
                              <w:t>February 1</w:t>
                            </w:r>
                          </w:ins>
                          <w:ins w:id="6" w:author="Oudyk, Mike" w:date="2024-02-13T09:40:00Z">
                            <w:r w:rsidR="004C0CD4">
                              <w:rPr>
                                <w:i/>
                                <w:sz w:val="18"/>
                              </w:rPr>
                              <w:t>3</w:t>
                            </w:r>
                          </w:ins>
                          <w:r>
                            <w:rPr>
                              <w:i/>
                              <w:sz w:val="18"/>
                            </w:rPr>
                            <w:t>, 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50CCEA" id="_x0000_t202" coordsize="21600,21600" o:spt="202" path="m,l,21600r21600,l21600,xe">
              <v:stroke joinstyle="miter"/>
              <v:path gradientshapeok="t" o:connecttype="rect"/>
            </v:shapetype>
            <v:shape id="Text Box 21" o:spid="_x0000_s1031" type="#_x0000_t202" style="position:absolute;margin-left:351pt;margin-top:54.85pt;width:162.75pt;height:27.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" filled="f" stroked="f">
              <v:textbox inset="0,0,0,0">
                <w:txbxContent>
                  <w:p w14:paraId="2F8FD825" w14:textId="77777777" w:rsidR="0018795F" w:rsidRDefault="0018795F" w:rsidP="0018795F">
                    <w:pPr>
                      <w:spacing w:before="14"/>
                      <w:ind w:left="20"/>
                      <w:rPr>
                        <w:i/>
                        <w:sz w:val="18"/>
                      </w:rPr>
                    </w:pPr>
                    <w:r>
                      <w:rPr>
                        <w:i/>
                        <w:sz w:val="18"/>
                      </w:rPr>
                      <w:t xml:space="preserve">                      Hennick &amp; Company</w:t>
                    </w:r>
                  </w:p>
                  <w:p w14:paraId="3C63C7A0" w14:textId="27BB2990" w:rsidR="0018795F" w:rsidRDefault="00926E6B" w:rsidP="00926E6B">
                    <w:pPr>
                      <w:spacing w:before="94"/>
                      <w:ind w:left="720" w:firstLine="720"/>
                      <w:rPr>
                        <w:i/>
                        <w:sz w:val="18"/>
                      </w:rPr>
                    </w:pPr>
                    <w:del w:id="7" w:author="Oudyk, Mike" w:date="2024-02-12T09:59:00Z">
                      <w:r w:rsidDel="00C773C3">
                        <w:rPr>
                          <w:i/>
                          <w:sz w:val="18"/>
                        </w:rPr>
                        <w:delText>January [xx]</w:delText>
                      </w:r>
                    </w:del>
                    <w:ins w:id="8" w:author="Oudyk, Mike" w:date="2024-02-12T09:59:00Z">
                      <w:r w:rsidR="00C773C3">
                        <w:rPr>
                          <w:i/>
                          <w:sz w:val="18"/>
                        </w:rPr>
                        <w:t>February 1</w:t>
                      </w:r>
                    </w:ins>
                    <w:ins w:id="9" w:author="Oudyk, Mike" w:date="2024-02-13T09:40:00Z">
                      <w:r w:rsidR="004C0CD4">
                        <w:rPr>
                          <w:i/>
                          <w:sz w:val="18"/>
                        </w:rPr>
                        <w:t>3</w:t>
                      </w:r>
                    </w:ins>
                    <w:r>
                      <w:rPr>
                        <w:i/>
                        <w:sz w:val="18"/>
                      </w:rPr>
                      <w:t>, 2024</w:t>
                    </w:r>
                  </w:p>
                </w:txbxContent>
              </v:textbox>
              <w10:wrap anchorx="page" anchory="page"/>
            </v:shape>
          </w:pict>
        </mc:Fallback>
      </mc:AlternateContent>
    </w:r>
    <w:r w:rsidR="0018795F" w:rsidRPr="0018795F">
      <w:rPr>
        <w:noProof/>
      </w:rPr>
      <w:drawing>
        <wp:anchor distT="0" distB="0" distL="0" distR="0" simplePos="0" relativeHeight="251656704" behindDoc="1" locked="0" layoutInCell="1" allowOverlap="1" wp14:anchorId="7DD5E800" wp14:editId="497C99FD">
          <wp:simplePos x="0" y="0"/>
          <wp:positionH relativeFrom="page">
            <wp:posOffset>609600</wp:posOffset>
          </wp:positionH>
          <wp:positionV relativeFrom="page">
            <wp:posOffset>457200</wp:posOffset>
          </wp:positionV>
          <wp:extent cx="987373" cy="387982"/>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987373" cy="387982"/>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D1E3E" w14:textId="7E366FFD" w:rsidR="003D43D6" w:rsidRDefault="003D43D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C6501" w14:textId="1BF292B8" w:rsidR="003D43D6" w:rsidRDefault="003D43D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C8579" w14:textId="43F34FCC" w:rsidR="00455487" w:rsidRDefault="00926E6B">
    <w:pPr>
      <w:pStyle w:val="BodyText"/>
      <w:spacing w:line="14" w:lineRule="auto"/>
      <w:rPr>
        <w:sz w:val="20"/>
      </w:rPr>
    </w:pPr>
    <w:r>
      <w:rPr>
        <w:noProof/>
      </w:rPr>
      <mc:AlternateContent>
        <mc:Choice Requires="wps">
          <w:drawing>
            <wp:anchor distT="0" distB="0" distL="114300" distR="114300" simplePos="0" relativeHeight="251643392" behindDoc="1" locked="0" layoutInCell="1" allowOverlap="1" wp14:anchorId="3B35A805" wp14:editId="122DE56E">
              <wp:simplePos x="0" y="0"/>
              <wp:positionH relativeFrom="page">
                <wp:posOffset>4514849</wp:posOffset>
              </wp:positionH>
              <wp:positionV relativeFrom="page">
                <wp:posOffset>896620</wp:posOffset>
              </wp:positionV>
              <wp:extent cx="2066925" cy="344805"/>
              <wp:effectExtent l="0" t="0" r="9525" b="17145"/>
              <wp:wrapNone/>
              <wp:docPr id="2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05C5A" w14:textId="77777777" w:rsidR="00455487" w:rsidRDefault="00455487" w:rsidP="009803F6">
                          <w:pPr>
                            <w:spacing w:before="14"/>
                            <w:ind w:left="20"/>
                            <w:rPr>
                              <w:i/>
                              <w:sz w:val="18"/>
                            </w:rPr>
                          </w:pPr>
                          <w:r>
                            <w:rPr>
                              <w:i/>
                              <w:sz w:val="18"/>
                            </w:rPr>
                            <w:t xml:space="preserve">                      Hennick &amp; Company</w:t>
                          </w:r>
                        </w:p>
                        <w:p w14:paraId="2CC39AAD" w14:textId="30D2FDBD" w:rsidR="00455487" w:rsidRDefault="00455487">
                          <w:pPr>
                            <w:spacing w:before="94"/>
                            <w:ind w:left="1438"/>
                            <w:rPr>
                              <w:i/>
                              <w:sz w:val="18"/>
                            </w:rPr>
                          </w:pPr>
                          <w:del w:id="10" w:author="Oudyk, Mike" w:date="2024-02-12T09:59:00Z">
                            <w:r w:rsidDel="00C773C3">
                              <w:rPr>
                                <w:i/>
                                <w:sz w:val="18"/>
                              </w:rPr>
                              <w:delText>J</w:delText>
                            </w:r>
                            <w:r w:rsidR="00926E6B" w:rsidDel="00C773C3">
                              <w:rPr>
                                <w:i/>
                                <w:sz w:val="18"/>
                              </w:rPr>
                              <w:delText>anuary [xx]</w:delText>
                            </w:r>
                          </w:del>
                          <w:ins w:id="11" w:author="Oudyk, Mike" w:date="2024-02-12T09:59:00Z">
                            <w:r w:rsidR="00C773C3">
                              <w:rPr>
                                <w:i/>
                                <w:sz w:val="18"/>
                              </w:rPr>
                              <w:t xml:space="preserve">February </w:t>
                            </w:r>
                          </w:ins>
                          <w:ins w:id="12" w:author="Oudyk, Mike" w:date="2024-02-13T09:40:00Z">
                            <w:r w:rsidR="004C0CD4">
                              <w:rPr>
                                <w:i/>
                                <w:sz w:val="18"/>
                              </w:rPr>
                              <w:t>13</w:t>
                            </w:r>
                          </w:ins>
                          <w:r>
                            <w:rPr>
                              <w:i/>
                              <w:sz w:val="18"/>
                            </w:rPr>
                            <w:t>, 202</w:t>
                          </w:r>
                          <w:r w:rsidR="00926E6B">
                            <w:rPr>
                              <w:i/>
                              <w:sz w:val="1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35A805" id="_x0000_t202" coordsize="21600,21600" o:spt="202" path="m,l,21600r21600,l21600,xe">
              <v:stroke joinstyle="miter"/>
              <v:path gradientshapeok="t" o:connecttype="rect"/>
            </v:shapetype>
            <v:shape id="_x0000_s1032" type="#_x0000_t202" style="position:absolute;margin-left:355.5pt;margin-top:70.6pt;width:162.75pt;height:27.1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" filled="f" stroked="f">
              <v:textbox inset="0,0,0,0">
                <w:txbxContent>
                  <w:p w14:paraId="15605C5A" w14:textId="77777777" w:rsidR="00455487" w:rsidRDefault="00455487" w:rsidP="009803F6">
                    <w:pPr>
                      <w:spacing w:before="14"/>
                      <w:ind w:left="20"/>
                      <w:rPr>
                        <w:i/>
                        <w:sz w:val="18"/>
                      </w:rPr>
                    </w:pPr>
                    <w:r>
                      <w:rPr>
                        <w:i/>
                        <w:sz w:val="18"/>
                      </w:rPr>
                      <w:t xml:space="preserve">                      Hennick &amp; Company</w:t>
                    </w:r>
                  </w:p>
                  <w:p w14:paraId="2CC39AAD" w14:textId="30D2FDBD" w:rsidR="00455487" w:rsidRDefault="00455487">
                    <w:pPr>
                      <w:spacing w:before="94"/>
                      <w:ind w:left="1438"/>
                      <w:rPr>
                        <w:i/>
                        <w:sz w:val="18"/>
                      </w:rPr>
                    </w:pPr>
                    <w:del w:id="13" w:author="Oudyk, Mike" w:date="2024-02-12T09:59:00Z">
                      <w:r w:rsidDel="00C773C3">
                        <w:rPr>
                          <w:i/>
                          <w:sz w:val="18"/>
                        </w:rPr>
                        <w:delText>J</w:delText>
                      </w:r>
                      <w:r w:rsidR="00926E6B" w:rsidDel="00C773C3">
                        <w:rPr>
                          <w:i/>
                          <w:sz w:val="18"/>
                        </w:rPr>
                        <w:delText>anuary [xx]</w:delText>
                      </w:r>
                    </w:del>
                    <w:ins w:id="14" w:author="Oudyk, Mike" w:date="2024-02-12T09:59:00Z">
                      <w:r w:rsidR="00C773C3">
                        <w:rPr>
                          <w:i/>
                          <w:sz w:val="18"/>
                        </w:rPr>
                        <w:t xml:space="preserve">February </w:t>
                      </w:r>
                    </w:ins>
                    <w:ins w:id="15" w:author="Oudyk, Mike" w:date="2024-02-13T09:40:00Z">
                      <w:r w:rsidR="004C0CD4">
                        <w:rPr>
                          <w:i/>
                          <w:sz w:val="18"/>
                        </w:rPr>
                        <w:t>13</w:t>
                      </w:r>
                    </w:ins>
                    <w:r>
                      <w:rPr>
                        <w:i/>
                        <w:sz w:val="18"/>
                      </w:rPr>
                      <w:t>, 202</w:t>
                    </w:r>
                    <w:r w:rsidR="00926E6B">
                      <w:rPr>
                        <w:i/>
                        <w:sz w:val="18"/>
                      </w:rPr>
                      <w:t>4</w:t>
                    </w:r>
                  </w:p>
                </w:txbxContent>
              </v:textbox>
              <w10:wrap anchorx="page" anchory="page"/>
            </v:shape>
          </w:pict>
        </mc:Fallback>
      </mc:AlternateContent>
    </w:r>
    <w:r w:rsidR="00455487">
      <w:rPr>
        <w:noProof/>
      </w:rPr>
      <w:drawing>
        <wp:anchor distT="0" distB="0" distL="0" distR="0" simplePos="0" relativeHeight="251635200" behindDoc="1" locked="0" layoutInCell="1" allowOverlap="1" wp14:anchorId="6457E01A" wp14:editId="4599F43C">
          <wp:simplePos x="0" y="0"/>
          <wp:positionH relativeFrom="page">
            <wp:posOffset>664845</wp:posOffset>
          </wp:positionH>
          <wp:positionV relativeFrom="page">
            <wp:posOffset>662940</wp:posOffset>
          </wp:positionV>
          <wp:extent cx="987373" cy="387982"/>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987373" cy="387982"/>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C2C91" w14:textId="4C094D98" w:rsidR="003D43D6" w:rsidRDefault="003D43D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59EF3" w14:textId="556C4205" w:rsidR="003D43D6" w:rsidRDefault="003D43D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FD6A8" w14:textId="352DABC9" w:rsidR="00455487" w:rsidRDefault="00455487">
    <w:pPr>
      <w:pStyle w:val="BodyText"/>
      <w:spacing w:line="14" w:lineRule="auto"/>
      <w:rPr>
        <w:sz w:val="20"/>
      </w:rPr>
    </w:pPr>
    <w:r>
      <w:rPr>
        <w:noProof/>
      </w:rPr>
      <w:drawing>
        <wp:anchor distT="0" distB="0" distL="0" distR="0" simplePos="0" relativeHeight="251636224" behindDoc="1" locked="0" layoutInCell="1" allowOverlap="1" wp14:anchorId="1C7B2656" wp14:editId="3B7A6F6F">
          <wp:simplePos x="0" y="0"/>
          <wp:positionH relativeFrom="page">
            <wp:posOffset>685800</wp:posOffset>
          </wp:positionH>
          <wp:positionV relativeFrom="page">
            <wp:posOffset>352425</wp:posOffset>
          </wp:positionV>
          <wp:extent cx="987373" cy="387984"/>
          <wp:effectExtent l="0" t="0" r="0" b="0"/>
          <wp:wrapNone/>
          <wp:docPr id="4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987373" cy="387984"/>
                  </a:xfrm>
                  <a:prstGeom prst="rect">
                    <a:avLst/>
                  </a:prstGeom>
                </pic:spPr>
              </pic:pic>
            </a:graphicData>
          </a:graphic>
        </wp:anchor>
      </w:drawing>
    </w:r>
    <w:r>
      <w:rPr>
        <w:noProof/>
      </w:rPr>
      <mc:AlternateContent>
        <mc:Choice Requires="wps">
          <w:drawing>
            <wp:anchor distT="0" distB="0" distL="114300" distR="114300" simplePos="0" relativeHeight="251645440" behindDoc="1" locked="0" layoutInCell="1" allowOverlap="1" wp14:anchorId="6311C605" wp14:editId="3BE69FB5">
              <wp:simplePos x="0" y="0"/>
              <wp:positionH relativeFrom="page">
                <wp:posOffset>6212205</wp:posOffset>
              </wp:positionH>
              <wp:positionV relativeFrom="page">
                <wp:posOffset>368300</wp:posOffset>
              </wp:positionV>
              <wp:extent cx="723900" cy="153670"/>
              <wp:effectExtent l="1905" t="0" r="0" b="1905"/>
              <wp:wrapNone/>
              <wp:docPr id="2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BAF3E" w14:textId="77777777" w:rsidR="00455487" w:rsidRDefault="00455487">
                          <w:pPr>
                            <w:spacing w:before="14"/>
                            <w:ind w:left="20"/>
                            <w:rPr>
                              <w:b/>
                              <w:i/>
                              <w:sz w:val="18"/>
                            </w:rPr>
                          </w:pPr>
                          <w:r>
                            <w:rPr>
                              <w:b/>
                              <w:i/>
                              <w:sz w:val="18"/>
                            </w:rPr>
                            <w:t>APPENDIX 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11C605" id="_x0000_t202" coordsize="21600,21600" o:spt="202" path="m,l,21600r21600,l21600,xe">
              <v:stroke joinstyle="miter"/>
              <v:path gradientshapeok="t" o:connecttype="rect"/>
            </v:shapetype>
            <v:shape id="Text Box 19" o:spid="_x0000_s1034" type="#_x0000_t202" style="position:absolute;margin-left:489.15pt;margin-top:29pt;width:57pt;height:12.1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" filled="f" stroked="f">
              <v:textbox inset="0,0,0,0">
                <w:txbxContent>
                  <w:p w14:paraId="16CBAF3E" w14:textId="77777777" w:rsidR="00455487" w:rsidRDefault="00455487">
                    <w:pPr>
                      <w:spacing w:before="14"/>
                      <w:ind w:left="20"/>
                      <w:rPr>
                        <w:b/>
                        <w:i/>
                        <w:sz w:val="18"/>
                      </w:rPr>
                    </w:pPr>
                    <w:r>
                      <w:rPr>
                        <w:b/>
                        <w:i/>
                        <w:sz w:val="18"/>
                      </w:rPr>
                      <w:t>APPENDIX A</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36106" w14:textId="68490C5D" w:rsidR="003D43D6" w:rsidRDefault="003D43D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261F1" w14:textId="6389B492" w:rsidR="003D43D6" w:rsidRDefault="003D43D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17D29" w14:textId="34E13F2C" w:rsidR="00455487" w:rsidRDefault="00455487">
    <w:pPr>
      <w:pStyle w:val="BodyText"/>
      <w:spacing w:line="14" w:lineRule="auto"/>
      <w:rPr>
        <w:sz w:val="20"/>
      </w:rPr>
    </w:pPr>
    <w:r>
      <w:rPr>
        <w:noProof/>
      </w:rPr>
      <mc:AlternateContent>
        <mc:Choice Requires="wps">
          <w:drawing>
            <wp:anchor distT="0" distB="0" distL="114300" distR="114300" simplePos="0" relativeHeight="251646464" behindDoc="1" locked="0" layoutInCell="1" allowOverlap="1" wp14:anchorId="1989C031" wp14:editId="549EDEAF">
              <wp:simplePos x="0" y="0"/>
              <wp:positionH relativeFrom="page">
                <wp:posOffset>6107430</wp:posOffset>
              </wp:positionH>
              <wp:positionV relativeFrom="page">
                <wp:posOffset>478155</wp:posOffset>
              </wp:positionV>
              <wp:extent cx="723900" cy="153670"/>
              <wp:effectExtent l="1905" t="1905" r="0" b="0"/>
              <wp:wrapNone/>
              <wp:docPr id="2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E0575" w14:textId="77777777" w:rsidR="00455487" w:rsidRDefault="00455487">
                          <w:pPr>
                            <w:spacing w:before="14"/>
                            <w:ind w:left="20"/>
                            <w:rPr>
                              <w:b/>
                              <w:i/>
                              <w:sz w:val="18"/>
                            </w:rPr>
                          </w:pPr>
                          <w:r>
                            <w:rPr>
                              <w:b/>
                              <w:i/>
                              <w:sz w:val="18"/>
                            </w:rPr>
                            <w:t>APPENDIX 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9C031" id="_x0000_t202" coordsize="21600,21600" o:spt="202" path="m,l,21600r21600,l21600,xe">
              <v:stroke joinstyle="miter"/>
              <v:path gradientshapeok="t" o:connecttype="rect"/>
            </v:shapetype>
            <v:shape id="Text Box 18" o:spid="_x0000_s1035" type="#_x0000_t202" style="position:absolute;margin-left:480.9pt;margin-top:37.65pt;width:57pt;height:12.1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" filled="f" stroked="f">
              <v:textbox inset="0,0,0,0">
                <w:txbxContent>
                  <w:p w14:paraId="0F0E0575" w14:textId="77777777" w:rsidR="00455487" w:rsidRDefault="00455487">
                    <w:pPr>
                      <w:spacing w:before="14"/>
                      <w:ind w:left="20"/>
                      <w:rPr>
                        <w:b/>
                        <w:i/>
                        <w:sz w:val="18"/>
                      </w:rPr>
                    </w:pPr>
                    <w:r>
                      <w:rPr>
                        <w:b/>
                        <w:i/>
                        <w:sz w:val="18"/>
                      </w:rPr>
                      <w:t>APPENDIX B</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8994D" w14:textId="3423FC10" w:rsidR="003D43D6" w:rsidRDefault="003D43D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39384" w14:textId="25CD2F69" w:rsidR="003D43D6" w:rsidRDefault="003D43D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7C288" w14:textId="4BA0A563" w:rsidR="00455487" w:rsidRDefault="00FC3465">
    <w:pPr>
      <w:pStyle w:val="BodyText"/>
      <w:spacing w:line="14" w:lineRule="auto"/>
      <w:rPr>
        <w:sz w:val="20"/>
      </w:rPr>
    </w:pPr>
    <w:r>
      <w:rPr>
        <w:noProof/>
      </w:rPr>
      <mc:AlternateContent>
        <mc:Choice Requires="wps">
          <w:drawing>
            <wp:anchor distT="0" distB="0" distL="114300" distR="114300" simplePos="0" relativeHeight="251652608" behindDoc="1" locked="0" layoutInCell="1" allowOverlap="1" wp14:anchorId="39967348" wp14:editId="79143604">
              <wp:simplePos x="0" y="0"/>
              <wp:positionH relativeFrom="page">
                <wp:posOffset>2162174</wp:posOffset>
              </wp:positionH>
              <wp:positionV relativeFrom="page">
                <wp:posOffset>933450</wp:posOffset>
              </wp:positionV>
              <wp:extent cx="5381625" cy="236855"/>
              <wp:effectExtent l="0" t="0" r="9525" b="10795"/>
              <wp:wrapNone/>
              <wp:docPr id="1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C9008" w14:textId="176940E0" w:rsidR="00455487" w:rsidRDefault="00FC3465">
                          <w:pPr>
                            <w:spacing w:before="12"/>
                            <w:ind w:left="20"/>
                            <w:rPr>
                              <w:b/>
                            </w:rPr>
                          </w:pPr>
                          <w:r>
                            <w:rPr>
                              <w:b/>
                            </w:rPr>
                            <w:t>T</w:t>
                          </w:r>
                          <w:r w:rsidRPr="00FC3465">
                            <w:rPr>
                              <w:b/>
                            </w:rPr>
                            <w:t>ERMS AND CONDITIONS FOR ADVISORY AND TAX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967348" id="_x0000_t202" coordsize="21600,21600" o:spt="202" path="m,l,21600r21600,l21600,xe">
              <v:stroke joinstyle="miter"/>
              <v:path gradientshapeok="t" o:connecttype="rect"/>
            </v:shapetype>
            <v:shape id="Text Box 12" o:spid="_x0000_s1038" type="#_x0000_t202" style="position:absolute;margin-left:170.25pt;margin-top:73.5pt;width:423.75pt;height:18.6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" filled="f" stroked="f">
              <v:textbox inset="0,0,0,0">
                <w:txbxContent>
                  <w:p w14:paraId="615C9008" w14:textId="176940E0" w:rsidR="00455487" w:rsidRDefault="00FC3465">
                    <w:pPr>
                      <w:spacing w:before="12"/>
                      <w:ind w:left="20"/>
                      <w:rPr>
                        <w:b/>
                      </w:rPr>
                    </w:pPr>
                    <w:r>
                      <w:rPr>
                        <w:b/>
                      </w:rPr>
                      <w:t>T</w:t>
                    </w:r>
                    <w:r w:rsidRPr="00FC3465">
                      <w:rPr>
                        <w:b/>
                      </w:rPr>
                      <w:t>ERMS AND CONDITIONS FOR ADVISORY AND TAX SERVICES</w:t>
                    </w:r>
                  </w:p>
                </w:txbxContent>
              </v:textbox>
              <w10:wrap anchorx="page" anchory="page"/>
            </v:shape>
          </w:pict>
        </mc:Fallback>
      </mc:AlternateContent>
    </w:r>
    <w:r w:rsidR="00455487">
      <w:rPr>
        <w:noProof/>
      </w:rPr>
      <w:drawing>
        <wp:anchor distT="0" distB="0" distL="0" distR="0" simplePos="0" relativeHeight="251637248" behindDoc="1" locked="0" layoutInCell="1" allowOverlap="1" wp14:anchorId="3F0DCD51" wp14:editId="0F2612DF">
          <wp:simplePos x="0" y="0"/>
          <wp:positionH relativeFrom="page">
            <wp:posOffset>664845</wp:posOffset>
          </wp:positionH>
          <wp:positionV relativeFrom="page">
            <wp:posOffset>662940</wp:posOffset>
          </wp:positionV>
          <wp:extent cx="987373" cy="387982"/>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987373" cy="387982"/>
                  </a:xfrm>
                  <a:prstGeom prst="rect">
                    <a:avLst/>
                  </a:prstGeom>
                </pic:spPr>
              </pic:pic>
            </a:graphicData>
          </a:graphic>
        </wp:anchor>
      </w:drawing>
    </w:r>
    <w:r>
      <w:rPr>
        <w:noProof/>
      </w:rPr>
      <mc:AlternateContent>
        <mc:Choice Requires="wps">
          <w:drawing>
            <wp:anchor distT="0" distB="0" distL="114300" distR="114300" simplePos="0" relativeHeight="251650560" behindDoc="1" locked="0" layoutInCell="1" allowOverlap="1" wp14:anchorId="4E7799E8" wp14:editId="2E21FFCF">
              <wp:simplePos x="0" y="0"/>
              <wp:positionH relativeFrom="page">
                <wp:posOffset>-104775</wp:posOffset>
              </wp:positionH>
              <wp:positionV relativeFrom="page">
                <wp:posOffset>7835900</wp:posOffset>
              </wp:positionV>
              <wp:extent cx="5307965" cy="12700"/>
              <wp:effectExtent l="0" t="8893175" r="1740535" b="0"/>
              <wp:wrapNone/>
              <wp:docPr id="2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07965" cy="12700"/>
                      </a:xfrm>
                      <a:custGeom>
                        <a:avLst/>
                        <a:gdLst>
                          <a:gd name="T0" fmla="*/ 2729 w 8359"/>
                          <a:gd name="T1" fmla="+- 0 1846 15820"/>
                          <a:gd name="T2" fmla="*/ 1846 h 20"/>
                          <a:gd name="T3" fmla="*/ 11088 w 8359"/>
                          <a:gd name="T4" fmla="+- 0 1846 15820"/>
                          <a:gd name="T5" fmla="*/ 1846 h 20"/>
                          <a:gd name="T6" fmla="*/ 2729 w 8359"/>
                          <a:gd name="T7" fmla="+- 0 1826 15820"/>
                          <a:gd name="T8" fmla="*/ 1826 h 20"/>
                          <a:gd name="T9" fmla="*/ 11088 w 8359"/>
                          <a:gd name="T10" fmla="+- 0 1826 15820"/>
                          <a:gd name="T11" fmla="*/ 1826 h 20"/>
                        </a:gdLst>
                        <a:ahLst/>
                        <a:cxnLst>
                          <a:cxn ang="0">
                            <a:pos x="T0" y="T2"/>
                          </a:cxn>
                          <a:cxn ang="0">
                            <a:pos x="T3" y="T5"/>
                          </a:cxn>
                          <a:cxn ang="0">
                            <a:pos x="T6" y="T8"/>
                          </a:cxn>
                          <a:cxn ang="0">
                            <a:pos x="T9" y="T11"/>
                          </a:cxn>
                        </a:cxnLst>
                        <a:rect l="0" t="0" r="r" b="b"/>
                        <a:pathLst>
                          <a:path w="8359" h="20">
                            <a:moveTo>
                              <a:pt x="2729" y="-13974"/>
                            </a:moveTo>
                            <a:lnTo>
                              <a:pt x="11088" y="-13974"/>
                            </a:lnTo>
                            <a:moveTo>
                              <a:pt x="2729" y="-13994"/>
                            </a:moveTo>
                            <a:lnTo>
                              <a:pt x="11088" y="-13994"/>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667FF3" id="AutoShape 14" o:spid="_x0000_s1026" style="position:absolute;margin-left:-8.25pt;margin-top:617pt;width:417.95pt;height:1pt;z-index:-2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" path="m2729,-13974r8359,m2729,-13994r8359,e" filled="f" strokeweight=".48pt">
              <v:path arrowok="t" o:connecttype="custom" o:connectlocs="1732915,1172210;7040880,1172210;1732915,1159510;7040880,1159510" o:connectangles="0,0,0,0"/>
              <w10:wrap anchorx="page" anchory="page"/>
            </v:shape>
          </w:pict>
        </mc:Fallback>
      </mc:AlternateContent>
    </w:r>
    <w:r w:rsidR="00455487">
      <w:rPr>
        <w:noProof/>
      </w:rPr>
      <mc:AlternateContent>
        <mc:Choice Requires="wps">
          <w:drawing>
            <wp:anchor distT="0" distB="0" distL="114300" distR="114300" simplePos="0" relativeHeight="251651584" behindDoc="1" locked="0" layoutInCell="1" allowOverlap="1" wp14:anchorId="1F3A5512" wp14:editId="47248FBE">
              <wp:simplePos x="0" y="0"/>
              <wp:positionH relativeFrom="page">
                <wp:posOffset>6311265</wp:posOffset>
              </wp:positionH>
              <wp:positionV relativeFrom="page">
                <wp:posOffset>479425</wp:posOffset>
              </wp:positionV>
              <wp:extent cx="723900" cy="153670"/>
              <wp:effectExtent l="0" t="3175" r="3810" b="0"/>
              <wp:wrapNone/>
              <wp:docPr id="2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F0000" w14:textId="77777777" w:rsidR="00455487" w:rsidRDefault="00455487">
                          <w:pPr>
                            <w:spacing w:before="14"/>
                            <w:ind w:left="20"/>
                            <w:rPr>
                              <w:b/>
                              <w:i/>
                              <w:sz w:val="18"/>
                            </w:rPr>
                          </w:pPr>
                          <w:r>
                            <w:rPr>
                              <w:b/>
                              <w:i/>
                              <w:sz w:val="18"/>
                            </w:rPr>
                            <w:t>APPENDIX 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A5512" id="Text Box 13" o:spid="_x0000_s1039" type="#_x0000_t202" style="position:absolute;margin-left:496.95pt;margin-top:37.75pt;width:57pt;height:12.1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" filled="f" stroked="f">
              <v:textbox inset="0,0,0,0">
                <w:txbxContent>
                  <w:p w14:paraId="384F0000" w14:textId="77777777" w:rsidR="00455487" w:rsidRDefault="00455487">
                    <w:pPr>
                      <w:spacing w:before="14"/>
                      <w:ind w:left="20"/>
                      <w:rPr>
                        <w:b/>
                        <w:i/>
                        <w:sz w:val="18"/>
                      </w:rPr>
                    </w:pPr>
                    <w:r>
                      <w:rPr>
                        <w:b/>
                        <w:i/>
                        <w:sz w:val="18"/>
                      </w:rPr>
                      <w:t>APPENDIX B</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7D863" w14:textId="404157AC" w:rsidR="003D43D6" w:rsidRDefault="003D43D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42A7" w14:textId="268B6BFC" w:rsidR="003D43D6" w:rsidRDefault="003D43D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267F7" w14:textId="4DBA5EDD" w:rsidR="00455487" w:rsidRDefault="00455487">
    <w:pPr>
      <w:pStyle w:val="BodyText"/>
      <w:spacing w:line="14" w:lineRule="auto"/>
      <w:rPr>
        <w:sz w:val="20"/>
      </w:rPr>
    </w:pPr>
    <w:r>
      <w:rPr>
        <w:noProof/>
      </w:rPr>
      <w:drawing>
        <wp:anchor distT="0" distB="0" distL="0" distR="0" simplePos="0" relativeHeight="251638272" behindDoc="1" locked="0" layoutInCell="1" allowOverlap="1" wp14:anchorId="12214A4B" wp14:editId="222BE202">
          <wp:simplePos x="0" y="0"/>
          <wp:positionH relativeFrom="page">
            <wp:posOffset>575945</wp:posOffset>
          </wp:positionH>
          <wp:positionV relativeFrom="page">
            <wp:posOffset>595630</wp:posOffset>
          </wp:positionV>
          <wp:extent cx="987373" cy="387982"/>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 cstate="print"/>
                  <a:stretch>
                    <a:fillRect/>
                  </a:stretch>
                </pic:blipFill>
                <pic:spPr>
                  <a:xfrm>
                    <a:off x="0" y="0"/>
                    <a:ext cx="987373" cy="387982"/>
                  </a:xfrm>
                  <a:prstGeom prst="rect">
                    <a:avLst/>
                  </a:prstGeom>
                </pic:spPr>
              </pic:pic>
            </a:graphicData>
          </a:graphic>
        </wp:anchor>
      </w:drawing>
    </w:r>
    <w:r>
      <w:rPr>
        <w:noProof/>
      </w:rPr>
      <mc:AlternateContent>
        <mc:Choice Requires="wpg">
          <w:drawing>
            <wp:anchor distT="0" distB="0" distL="114300" distR="114300" simplePos="0" relativeHeight="251653632" behindDoc="1" locked="0" layoutInCell="1" allowOverlap="1" wp14:anchorId="088A3A80" wp14:editId="39F2F6D3">
              <wp:simplePos x="0" y="0"/>
              <wp:positionH relativeFrom="page">
                <wp:posOffset>1637030</wp:posOffset>
              </wp:positionH>
              <wp:positionV relativeFrom="page">
                <wp:posOffset>1029970</wp:posOffset>
              </wp:positionV>
              <wp:extent cx="5403850" cy="18415"/>
              <wp:effectExtent l="8255" t="10795" r="7620" b="8890"/>
              <wp:wrapNone/>
              <wp:docPr id="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3850" cy="18415"/>
                        <a:chOff x="2578" y="1622"/>
                        <a:chExt cx="8510" cy="29"/>
                      </a:xfrm>
                    </wpg:grpSpPr>
                    <wps:wsp>
                      <wps:cNvPr id="8" name="Line 5"/>
                      <wps:cNvCnPr>
                        <a:cxnSpLocks noChangeShapeType="1"/>
                      </wps:cNvCnPr>
                      <wps:spPr bwMode="auto">
                        <a:xfrm>
                          <a:off x="2578" y="1646"/>
                          <a:ext cx="8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0" name="Line 4"/>
                      <wps:cNvCnPr>
                        <a:cxnSpLocks noChangeShapeType="1"/>
                      </wps:cNvCnPr>
                      <wps:spPr bwMode="auto">
                        <a:xfrm>
                          <a:off x="2578" y="1627"/>
                          <a:ext cx="851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FF15AF0" id="Group 3" o:spid="_x0000_s1026" style="position:absolute;margin-left:128.9pt;margin-top:81.1pt;width:425.5pt;height:1.45pt;z-index:-20776;mso-position-horizontal-relative:page;mso-position-vertical-relative:page" coordorigin="2578,1622" coordsize="851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">
              <v:line id="Line 5" o:spid="_x0000_s1027" style="position:absolute;visibility:visible;mso-wrap-style:square" from="2578,1646" to="11088,1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" strokeweight=".48pt"/>
              <v:line id="Line 4" o:spid="_x0000_s1028" style="position:absolute;visibility:visible;mso-wrap-style:square" from="2578,1627" to="11088,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" strokeweight=".16969mm"/>
              <w10:wrap anchorx="page" anchory="page"/>
            </v:group>
          </w:pict>
        </mc:Fallback>
      </mc:AlternateContent>
    </w:r>
    <w:r>
      <w:rPr>
        <w:noProof/>
      </w:rPr>
      <mc:AlternateContent>
        <mc:Choice Requires="wps">
          <w:drawing>
            <wp:anchor distT="0" distB="0" distL="114300" distR="114300" simplePos="0" relativeHeight="251654656" behindDoc="1" locked="0" layoutInCell="1" allowOverlap="1" wp14:anchorId="38F3CA94" wp14:editId="7BAF6601">
              <wp:simplePos x="0" y="0"/>
              <wp:positionH relativeFrom="page">
                <wp:posOffset>6106160</wp:posOffset>
              </wp:positionH>
              <wp:positionV relativeFrom="page">
                <wp:posOffset>479425</wp:posOffset>
              </wp:positionV>
              <wp:extent cx="723900" cy="153670"/>
              <wp:effectExtent l="635" t="3175"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7D2BF" w14:textId="237C6186" w:rsidR="00455487" w:rsidRDefault="00455487">
                          <w:pPr>
                            <w:spacing w:before="14"/>
                            <w:ind w:left="20"/>
                            <w:rPr>
                              <w:b/>
                              <w:i/>
                              <w:sz w:val="18"/>
                            </w:rPr>
                          </w:pPr>
                          <w:r>
                            <w:rPr>
                              <w:b/>
                              <w:i/>
                              <w:sz w:val="18"/>
                            </w:rPr>
                            <w:t xml:space="preserve">APPENDIX </w:t>
                          </w:r>
                          <w:r w:rsidR="003D43D6">
                            <w:rPr>
                              <w:b/>
                              <w:i/>
                              <w:sz w:val="18"/>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3CA94" id="_x0000_t202" coordsize="21600,21600" o:spt="202" path="m,l,21600r21600,l21600,xe">
              <v:stroke joinstyle="miter"/>
              <v:path gradientshapeok="t" o:connecttype="rect"/>
            </v:shapetype>
            <v:shape id="Text Box 2" o:spid="_x0000_s1040" type="#_x0000_t202" style="position:absolute;margin-left:480.8pt;margin-top:37.75pt;width:57pt;height:12.1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" filled="f" stroked="f">
              <v:textbox inset="0,0,0,0">
                <w:txbxContent>
                  <w:p w14:paraId="1CC7D2BF" w14:textId="237C6186" w:rsidR="00455487" w:rsidRDefault="00455487">
                    <w:pPr>
                      <w:spacing w:before="14"/>
                      <w:ind w:left="20"/>
                      <w:rPr>
                        <w:b/>
                        <w:i/>
                        <w:sz w:val="18"/>
                      </w:rPr>
                    </w:pPr>
                    <w:r>
                      <w:rPr>
                        <w:b/>
                        <w:i/>
                        <w:sz w:val="18"/>
                      </w:rPr>
                      <w:t xml:space="preserve">APPENDIX </w:t>
                    </w:r>
                    <w:r w:rsidR="003D43D6">
                      <w:rPr>
                        <w:b/>
                        <w:i/>
                        <w:sz w:val="18"/>
                      </w:rPr>
                      <w:t>C</w:t>
                    </w:r>
                  </w:p>
                </w:txbxContent>
              </v:textbox>
              <w10:wrap anchorx="page" anchory="page"/>
            </v:shape>
          </w:pict>
        </mc:Fallback>
      </mc:AlternateContent>
    </w:r>
    <w:r>
      <w:rPr>
        <w:noProof/>
      </w:rPr>
      <mc:AlternateContent>
        <mc:Choice Requires="wps">
          <w:drawing>
            <wp:anchor distT="0" distB="0" distL="114300" distR="114300" simplePos="0" relativeHeight="251655680" behindDoc="1" locked="0" layoutInCell="1" allowOverlap="1" wp14:anchorId="12E93731" wp14:editId="17F70BF9">
              <wp:simplePos x="0" y="0"/>
              <wp:positionH relativeFrom="page">
                <wp:posOffset>3806190</wp:posOffset>
              </wp:positionH>
              <wp:positionV relativeFrom="page">
                <wp:posOffset>836295</wp:posOffset>
              </wp:positionV>
              <wp:extent cx="1042670" cy="153670"/>
              <wp:effectExtent l="0" t="0" r="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C61F6" w14:textId="77777777" w:rsidR="00455487" w:rsidRDefault="00455487">
                          <w:pPr>
                            <w:spacing w:before="14"/>
                            <w:ind w:left="20"/>
                            <w:rPr>
                              <w:b/>
                              <w:sz w:val="18"/>
                            </w:rPr>
                          </w:pPr>
                          <w:r>
                            <w:rPr>
                              <w:b/>
                              <w:sz w:val="18"/>
                            </w:rPr>
                            <w:t>RELEASE LETTER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93731" id="Text Box 1" o:spid="_x0000_s1041" type="#_x0000_t202" style="position:absolute;margin-left:299.7pt;margin-top:65.85pt;width:82.1pt;height:12.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" filled="f" stroked="f">
              <v:textbox inset="0,0,0,0">
                <w:txbxContent>
                  <w:p w14:paraId="6A8C61F6" w14:textId="77777777" w:rsidR="00455487" w:rsidRDefault="00455487">
                    <w:pPr>
                      <w:spacing w:before="14"/>
                      <w:ind w:left="20"/>
                      <w:rPr>
                        <w:b/>
                        <w:sz w:val="18"/>
                      </w:rPr>
                    </w:pPr>
                    <w:r>
                      <w:rPr>
                        <w:b/>
                        <w:sz w:val="18"/>
                      </w:rPr>
                      <w:t>RELEASE LETTER</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BB39E" w14:textId="6CF5A36D" w:rsidR="003D43D6" w:rsidRDefault="003D43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34D0"/>
    <w:multiLevelType w:val="multilevel"/>
    <w:tmpl w:val="5DA26F30"/>
    <w:lvl w:ilvl="0">
      <w:start w:val="2"/>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44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 w15:restartNumberingAfterBreak="0">
    <w:nsid w:val="09CB68DD"/>
    <w:multiLevelType w:val="multilevel"/>
    <w:tmpl w:val="853E04FC"/>
    <w:lvl w:ilvl="0">
      <w:start w:val="1"/>
      <w:numFmt w:val="decimal"/>
      <w:lvlText w:val="%1."/>
      <w:lvlJc w:val="left"/>
      <w:pPr>
        <w:tabs>
          <w:tab w:val="num" w:pos="567"/>
        </w:tabs>
        <w:ind w:left="567" w:hanging="567"/>
      </w:pPr>
      <w:rPr>
        <w:rFonts w:hint="default"/>
        <w:b w:val="0"/>
        <w:color w:val="auto"/>
      </w:rPr>
    </w:lvl>
    <w:lvl w:ilvl="1">
      <w:start w:val="1"/>
      <w:numFmt w:val="bullet"/>
      <w:lvlText w:val=""/>
      <w:lvlJc w:val="left"/>
      <w:pPr>
        <w:tabs>
          <w:tab w:val="num" w:pos="1134"/>
        </w:tabs>
        <w:ind w:left="1134" w:hanging="567"/>
      </w:pPr>
      <w:rPr>
        <w:rFonts w:ascii="Symbol" w:hAnsi="Symbol"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 w15:restartNumberingAfterBreak="0">
    <w:nsid w:val="10CA3D8F"/>
    <w:multiLevelType w:val="hybridMultilevel"/>
    <w:tmpl w:val="A8A8A2AE"/>
    <w:lvl w:ilvl="0" w:tplc="6B88BC6E">
      <w:start w:val="1"/>
      <w:numFmt w:val="lowerLetter"/>
      <w:lvlText w:val="%1."/>
      <w:lvlJc w:val="left"/>
      <w:pPr>
        <w:ind w:left="1646" w:hanging="363"/>
      </w:pPr>
      <w:rPr>
        <w:rFonts w:ascii="Arial" w:eastAsia="Arial" w:hAnsi="Arial" w:cs="Arial" w:hint="default"/>
        <w:b/>
        <w:bCs/>
        <w:spacing w:val="-2"/>
        <w:w w:val="98"/>
        <w:sz w:val="16"/>
        <w:szCs w:val="16"/>
        <w:lang w:val="en-US" w:eastAsia="en-US" w:bidi="en-US"/>
      </w:rPr>
    </w:lvl>
    <w:lvl w:ilvl="1" w:tplc="62E0BC86">
      <w:numFmt w:val="bullet"/>
      <w:lvlText w:val="•"/>
      <w:lvlJc w:val="left"/>
      <w:pPr>
        <w:ind w:left="2054" w:hanging="363"/>
      </w:pPr>
      <w:rPr>
        <w:rFonts w:hint="default"/>
        <w:lang w:val="en-US" w:eastAsia="en-US" w:bidi="en-US"/>
      </w:rPr>
    </w:lvl>
    <w:lvl w:ilvl="2" w:tplc="05B8C956">
      <w:numFmt w:val="bullet"/>
      <w:lvlText w:val="•"/>
      <w:lvlJc w:val="left"/>
      <w:pPr>
        <w:ind w:left="2468" w:hanging="363"/>
      </w:pPr>
      <w:rPr>
        <w:rFonts w:hint="default"/>
        <w:lang w:val="en-US" w:eastAsia="en-US" w:bidi="en-US"/>
      </w:rPr>
    </w:lvl>
    <w:lvl w:ilvl="3" w:tplc="812AD198">
      <w:numFmt w:val="bullet"/>
      <w:lvlText w:val="•"/>
      <w:lvlJc w:val="left"/>
      <w:pPr>
        <w:ind w:left="2882" w:hanging="363"/>
      </w:pPr>
      <w:rPr>
        <w:rFonts w:hint="default"/>
        <w:lang w:val="en-US" w:eastAsia="en-US" w:bidi="en-US"/>
      </w:rPr>
    </w:lvl>
    <w:lvl w:ilvl="4" w:tplc="66A65EB6">
      <w:numFmt w:val="bullet"/>
      <w:lvlText w:val="•"/>
      <w:lvlJc w:val="left"/>
      <w:pPr>
        <w:ind w:left="3296" w:hanging="363"/>
      </w:pPr>
      <w:rPr>
        <w:rFonts w:hint="default"/>
        <w:lang w:val="en-US" w:eastAsia="en-US" w:bidi="en-US"/>
      </w:rPr>
    </w:lvl>
    <w:lvl w:ilvl="5" w:tplc="06DA2BC2">
      <w:numFmt w:val="bullet"/>
      <w:lvlText w:val="•"/>
      <w:lvlJc w:val="left"/>
      <w:pPr>
        <w:ind w:left="3710" w:hanging="363"/>
      </w:pPr>
      <w:rPr>
        <w:rFonts w:hint="default"/>
        <w:lang w:val="en-US" w:eastAsia="en-US" w:bidi="en-US"/>
      </w:rPr>
    </w:lvl>
    <w:lvl w:ilvl="6" w:tplc="1B82A81E">
      <w:numFmt w:val="bullet"/>
      <w:lvlText w:val="•"/>
      <w:lvlJc w:val="left"/>
      <w:pPr>
        <w:ind w:left="4124" w:hanging="363"/>
      </w:pPr>
      <w:rPr>
        <w:rFonts w:hint="default"/>
        <w:lang w:val="en-US" w:eastAsia="en-US" w:bidi="en-US"/>
      </w:rPr>
    </w:lvl>
    <w:lvl w:ilvl="7" w:tplc="0BC62B92">
      <w:numFmt w:val="bullet"/>
      <w:lvlText w:val="•"/>
      <w:lvlJc w:val="left"/>
      <w:pPr>
        <w:ind w:left="4539" w:hanging="363"/>
      </w:pPr>
      <w:rPr>
        <w:rFonts w:hint="default"/>
        <w:lang w:val="en-US" w:eastAsia="en-US" w:bidi="en-US"/>
      </w:rPr>
    </w:lvl>
    <w:lvl w:ilvl="8" w:tplc="DA989E48">
      <w:numFmt w:val="bullet"/>
      <w:lvlText w:val="•"/>
      <w:lvlJc w:val="left"/>
      <w:pPr>
        <w:ind w:left="4953" w:hanging="363"/>
      </w:pPr>
      <w:rPr>
        <w:rFonts w:hint="default"/>
        <w:lang w:val="en-US" w:eastAsia="en-US" w:bidi="en-US"/>
      </w:rPr>
    </w:lvl>
  </w:abstractNum>
  <w:abstractNum w:abstractNumId="3" w15:restartNumberingAfterBreak="0">
    <w:nsid w:val="132229DD"/>
    <w:multiLevelType w:val="hybridMultilevel"/>
    <w:tmpl w:val="67A24A4C"/>
    <w:lvl w:ilvl="0" w:tplc="9A925322">
      <w:start w:val="1"/>
      <w:numFmt w:val="lowerLetter"/>
      <w:lvlText w:val="%1."/>
      <w:lvlJc w:val="left"/>
      <w:pPr>
        <w:ind w:left="1645" w:hanging="363"/>
        <w:jc w:val="right"/>
      </w:pPr>
      <w:rPr>
        <w:rFonts w:ascii="Arial" w:eastAsia="Arial" w:hAnsi="Arial" w:cs="Arial" w:hint="default"/>
        <w:b/>
        <w:bCs/>
        <w:spacing w:val="-2"/>
        <w:w w:val="98"/>
        <w:sz w:val="16"/>
        <w:szCs w:val="16"/>
        <w:lang w:val="en-US" w:eastAsia="en-US" w:bidi="en-US"/>
      </w:rPr>
    </w:lvl>
    <w:lvl w:ilvl="1" w:tplc="D6A2932E">
      <w:numFmt w:val="bullet"/>
      <w:lvlText w:val="•"/>
      <w:lvlJc w:val="left"/>
      <w:pPr>
        <w:ind w:left="2054" w:hanging="363"/>
      </w:pPr>
      <w:rPr>
        <w:rFonts w:hint="default"/>
        <w:lang w:val="en-US" w:eastAsia="en-US" w:bidi="en-US"/>
      </w:rPr>
    </w:lvl>
    <w:lvl w:ilvl="2" w:tplc="B93A6EBA">
      <w:numFmt w:val="bullet"/>
      <w:lvlText w:val="•"/>
      <w:lvlJc w:val="left"/>
      <w:pPr>
        <w:ind w:left="2468" w:hanging="363"/>
      </w:pPr>
      <w:rPr>
        <w:rFonts w:hint="default"/>
        <w:lang w:val="en-US" w:eastAsia="en-US" w:bidi="en-US"/>
      </w:rPr>
    </w:lvl>
    <w:lvl w:ilvl="3" w:tplc="46D00E2E">
      <w:numFmt w:val="bullet"/>
      <w:lvlText w:val="•"/>
      <w:lvlJc w:val="left"/>
      <w:pPr>
        <w:ind w:left="2882" w:hanging="363"/>
      </w:pPr>
      <w:rPr>
        <w:rFonts w:hint="default"/>
        <w:lang w:val="en-US" w:eastAsia="en-US" w:bidi="en-US"/>
      </w:rPr>
    </w:lvl>
    <w:lvl w:ilvl="4" w:tplc="645C999E">
      <w:numFmt w:val="bullet"/>
      <w:lvlText w:val="•"/>
      <w:lvlJc w:val="left"/>
      <w:pPr>
        <w:ind w:left="3297" w:hanging="363"/>
      </w:pPr>
      <w:rPr>
        <w:rFonts w:hint="default"/>
        <w:lang w:val="en-US" w:eastAsia="en-US" w:bidi="en-US"/>
      </w:rPr>
    </w:lvl>
    <w:lvl w:ilvl="5" w:tplc="BEFE9AC8">
      <w:numFmt w:val="bullet"/>
      <w:lvlText w:val="•"/>
      <w:lvlJc w:val="left"/>
      <w:pPr>
        <w:ind w:left="3711" w:hanging="363"/>
      </w:pPr>
      <w:rPr>
        <w:rFonts w:hint="default"/>
        <w:lang w:val="en-US" w:eastAsia="en-US" w:bidi="en-US"/>
      </w:rPr>
    </w:lvl>
    <w:lvl w:ilvl="6" w:tplc="691E3B82">
      <w:numFmt w:val="bullet"/>
      <w:lvlText w:val="•"/>
      <w:lvlJc w:val="left"/>
      <w:pPr>
        <w:ind w:left="4125" w:hanging="363"/>
      </w:pPr>
      <w:rPr>
        <w:rFonts w:hint="default"/>
        <w:lang w:val="en-US" w:eastAsia="en-US" w:bidi="en-US"/>
      </w:rPr>
    </w:lvl>
    <w:lvl w:ilvl="7" w:tplc="59EAFF70">
      <w:numFmt w:val="bullet"/>
      <w:lvlText w:val="•"/>
      <w:lvlJc w:val="left"/>
      <w:pPr>
        <w:ind w:left="4540" w:hanging="363"/>
      </w:pPr>
      <w:rPr>
        <w:rFonts w:hint="default"/>
        <w:lang w:val="en-US" w:eastAsia="en-US" w:bidi="en-US"/>
      </w:rPr>
    </w:lvl>
    <w:lvl w:ilvl="8" w:tplc="06D0D588">
      <w:numFmt w:val="bullet"/>
      <w:lvlText w:val="•"/>
      <w:lvlJc w:val="left"/>
      <w:pPr>
        <w:ind w:left="4954" w:hanging="363"/>
      </w:pPr>
      <w:rPr>
        <w:rFonts w:hint="default"/>
        <w:lang w:val="en-US" w:eastAsia="en-US" w:bidi="en-US"/>
      </w:rPr>
    </w:lvl>
  </w:abstractNum>
  <w:abstractNum w:abstractNumId="4" w15:restartNumberingAfterBreak="0">
    <w:nsid w:val="14582744"/>
    <w:multiLevelType w:val="hybridMultilevel"/>
    <w:tmpl w:val="0F6039DA"/>
    <w:lvl w:ilvl="0" w:tplc="E43ECCAC">
      <w:start w:val="1"/>
      <w:numFmt w:val="bullet"/>
      <w:lvlText w:val="•"/>
      <w:lvlJc w:val="left"/>
      <w:pPr>
        <w:tabs>
          <w:tab w:val="num" w:pos="720"/>
        </w:tabs>
        <w:ind w:left="720" w:hanging="360"/>
      </w:pPr>
      <w:rPr>
        <w:rFonts w:ascii="Arial" w:hAnsi="Arial" w:hint="default"/>
      </w:rPr>
    </w:lvl>
    <w:lvl w:ilvl="1" w:tplc="67C2E85C" w:tentative="1">
      <w:start w:val="1"/>
      <w:numFmt w:val="bullet"/>
      <w:lvlText w:val="•"/>
      <w:lvlJc w:val="left"/>
      <w:pPr>
        <w:tabs>
          <w:tab w:val="num" w:pos="1440"/>
        </w:tabs>
        <w:ind w:left="1440" w:hanging="360"/>
      </w:pPr>
      <w:rPr>
        <w:rFonts w:ascii="Arial" w:hAnsi="Arial" w:hint="default"/>
      </w:rPr>
    </w:lvl>
    <w:lvl w:ilvl="2" w:tplc="A2BA5824" w:tentative="1">
      <w:start w:val="1"/>
      <w:numFmt w:val="bullet"/>
      <w:lvlText w:val="•"/>
      <w:lvlJc w:val="left"/>
      <w:pPr>
        <w:tabs>
          <w:tab w:val="num" w:pos="2160"/>
        </w:tabs>
        <w:ind w:left="2160" w:hanging="360"/>
      </w:pPr>
      <w:rPr>
        <w:rFonts w:ascii="Arial" w:hAnsi="Arial" w:hint="default"/>
      </w:rPr>
    </w:lvl>
    <w:lvl w:ilvl="3" w:tplc="CC3A7BA0" w:tentative="1">
      <w:start w:val="1"/>
      <w:numFmt w:val="bullet"/>
      <w:lvlText w:val="•"/>
      <w:lvlJc w:val="left"/>
      <w:pPr>
        <w:tabs>
          <w:tab w:val="num" w:pos="2880"/>
        </w:tabs>
        <w:ind w:left="2880" w:hanging="360"/>
      </w:pPr>
      <w:rPr>
        <w:rFonts w:ascii="Arial" w:hAnsi="Arial" w:hint="default"/>
      </w:rPr>
    </w:lvl>
    <w:lvl w:ilvl="4" w:tplc="0A384F9E" w:tentative="1">
      <w:start w:val="1"/>
      <w:numFmt w:val="bullet"/>
      <w:lvlText w:val="•"/>
      <w:lvlJc w:val="left"/>
      <w:pPr>
        <w:tabs>
          <w:tab w:val="num" w:pos="3600"/>
        </w:tabs>
        <w:ind w:left="3600" w:hanging="360"/>
      </w:pPr>
      <w:rPr>
        <w:rFonts w:ascii="Arial" w:hAnsi="Arial" w:hint="default"/>
      </w:rPr>
    </w:lvl>
    <w:lvl w:ilvl="5" w:tplc="C8B0BBF2" w:tentative="1">
      <w:start w:val="1"/>
      <w:numFmt w:val="bullet"/>
      <w:lvlText w:val="•"/>
      <w:lvlJc w:val="left"/>
      <w:pPr>
        <w:tabs>
          <w:tab w:val="num" w:pos="4320"/>
        </w:tabs>
        <w:ind w:left="4320" w:hanging="360"/>
      </w:pPr>
      <w:rPr>
        <w:rFonts w:ascii="Arial" w:hAnsi="Arial" w:hint="default"/>
      </w:rPr>
    </w:lvl>
    <w:lvl w:ilvl="6" w:tplc="D1764E74" w:tentative="1">
      <w:start w:val="1"/>
      <w:numFmt w:val="bullet"/>
      <w:lvlText w:val="•"/>
      <w:lvlJc w:val="left"/>
      <w:pPr>
        <w:tabs>
          <w:tab w:val="num" w:pos="5040"/>
        </w:tabs>
        <w:ind w:left="5040" w:hanging="360"/>
      </w:pPr>
      <w:rPr>
        <w:rFonts w:ascii="Arial" w:hAnsi="Arial" w:hint="default"/>
      </w:rPr>
    </w:lvl>
    <w:lvl w:ilvl="7" w:tplc="43186E4A" w:tentative="1">
      <w:start w:val="1"/>
      <w:numFmt w:val="bullet"/>
      <w:lvlText w:val="•"/>
      <w:lvlJc w:val="left"/>
      <w:pPr>
        <w:tabs>
          <w:tab w:val="num" w:pos="5760"/>
        </w:tabs>
        <w:ind w:left="5760" w:hanging="360"/>
      </w:pPr>
      <w:rPr>
        <w:rFonts w:ascii="Arial" w:hAnsi="Arial" w:hint="default"/>
      </w:rPr>
    </w:lvl>
    <w:lvl w:ilvl="8" w:tplc="8214B16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996762"/>
    <w:multiLevelType w:val="hybridMultilevel"/>
    <w:tmpl w:val="EB442530"/>
    <w:lvl w:ilvl="0" w:tplc="09A0AB72">
      <w:start w:val="1"/>
      <w:numFmt w:val="lowerLetter"/>
      <w:lvlText w:val="%1."/>
      <w:lvlJc w:val="left"/>
      <w:pPr>
        <w:ind w:left="1645" w:hanging="363"/>
      </w:pPr>
      <w:rPr>
        <w:rFonts w:ascii="Arial" w:eastAsia="Arial" w:hAnsi="Arial" w:cs="Arial" w:hint="default"/>
        <w:b/>
        <w:bCs/>
        <w:spacing w:val="-2"/>
        <w:w w:val="98"/>
        <w:sz w:val="16"/>
        <w:szCs w:val="16"/>
        <w:lang w:val="en-US" w:eastAsia="en-US" w:bidi="en-US"/>
      </w:rPr>
    </w:lvl>
    <w:lvl w:ilvl="1" w:tplc="B4826EC4">
      <w:numFmt w:val="bullet"/>
      <w:lvlText w:val="•"/>
      <w:lvlJc w:val="left"/>
      <w:pPr>
        <w:ind w:left="2054" w:hanging="363"/>
      </w:pPr>
      <w:rPr>
        <w:rFonts w:hint="default"/>
        <w:lang w:val="en-US" w:eastAsia="en-US" w:bidi="en-US"/>
      </w:rPr>
    </w:lvl>
    <w:lvl w:ilvl="2" w:tplc="ADC4BC6A">
      <w:numFmt w:val="bullet"/>
      <w:lvlText w:val="•"/>
      <w:lvlJc w:val="left"/>
      <w:pPr>
        <w:ind w:left="2469" w:hanging="363"/>
      </w:pPr>
      <w:rPr>
        <w:rFonts w:hint="default"/>
        <w:lang w:val="en-US" w:eastAsia="en-US" w:bidi="en-US"/>
      </w:rPr>
    </w:lvl>
    <w:lvl w:ilvl="3" w:tplc="B094C90E">
      <w:numFmt w:val="bullet"/>
      <w:lvlText w:val="•"/>
      <w:lvlJc w:val="left"/>
      <w:pPr>
        <w:ind w:left="2883" w:hanging="363"/>
      </w:pPr>
      <w:rPr>
        <w:rFonts w:hint="default"/>
        <w:lang w:val="en-US" w:eastAsia="en-US" w:bidi="en-US"/>
      </w:rPr>
    </w:lvl>
    <w:lvl w:ilvl="4" w:tplc="D29EB0FC">
      <w:numFmt w:val="bullet"/>
      <w:lvlText w:val="•"/>
      <w:lvlJc w:val="left"/>
      <w:pPr>
        <w:ind w:left="3298" w:hanging="363"/>
      </w:pPr>
      <w:rPr>
        <w:rFonts w:hint="default"/>
        <w:lang w:val="en-US" w:eastAsia="en-US" w:bidi="en-US"/>
      </w:rPr>
    </w:lvl>
    <w:lvl w:ilvl="5" w:tplc="2C9CA470">
      <w:numFmt w:val="bullet"/>
      <w:lvlText w:val="•"/>
      <w:lvlJc w:val="left"/>
      <w:pPr>
        <w:ind w:left="3712" w:hanging="363"/>
      </w:pPr>
      <w:rPr>
        <w:rFonts w:hint="default"/>
        <w:lang w:val="en-US" w:eastAsia="en-US" w:bidi="en-US"/>
      </w:rPr>
    </w:lvl>
    <w:lvl w:ilvl="6" w:tplc="02C24ECE">
      <w:numFmt w:val="bullet"/>
      <w:lvlText w:val="•"/>
      <w:lvlJc w:val="left"/>
      <w:pPr>
        <w:ind w:left="4127" w:hanging="363"/>
      </w:pPr>
      <w:rPr>
        <w:rFonts w:hint="default"/>
        <w:lang w:val="en-US" w:eastAsia="en-US" w:bidi="en-US"/>
      </w:rPr>
    </w:lvl>
    <w:lvl w:ilvl="7" w:tplc="8C2ACCE6">
      <w:numFmt w:val="bullet"/>
      <w:lvlText w:val="•"/>
      <w:lvlJc w:val="left"/>
      <w:pPr>
        <w:ind w:left="4542" w:hanging="363"/>
      </w:pPr>
      <w:rPr>
        <w:rFonts w:hint="default"/>
        <w:lang w:val="en-US" w:eastAsia="en-US" w:bidi="en-US"/>
      </w:rPr>
    </w:lvl>
    <w:lvl w:ilvl="8" w:tplc="4F2E0838">
      <w:numFmt w:val="bullet"/>
      <w:lvlText w:val="•"/>
      <w:lvlJc w:val="left"/>
      <w:pPr>
        <w:ind w:left="4956" w:hanging="363"/>
      </w:pPr>
      <w:rPr>
        <w:rFonts w:hint="default"/>
        <w:lang w:val="en-US" w:eastAsia="en-US" w:bidi="en-US"/>
      </w:rPr>
    </w:lvl>
  </w:abstractNum>
  <w:abstractNum w:abstractNumId="6" w15:restartNumberingAfterBreak="0">
    <w:nsid w:val="15702215"/>
    <w:multiLevelType w:val="multilevel"/>
    <w:tmpl w:val="D584C7D0"/>
    <w:lvl w:ilvl="0">
      <w:start w:val="1"/>
      <w:numFmt w:val="decimal"/>
      <w:pStyle w:val="K-ListNumbers"/>
      <w:lvlText w:val="%1."/>
      <w:lvlJc w:val="left"/>
      <w:pPr>
        <w:tabs>
          <w:tab w:val="num" w:pos="360"/>
        </w:tabs>
        <w:ind w:left="360" w:hanging="360"/>
      </w:pPr>
      <w:rPr>
        <w:rFonts w:hint="default"/>
        <w:b w:val="0"/>
        <w:i w:val="0"/>
      </w:r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18B03AB4"/>
    <w:multiLevelType w:val="hybridMultilevel"/>
    <w:tmpl w:val="B7E2D190"/>
    <w:lvl w:ilvl="0" w:tplc="05249350">
      <w:start w:val="1"/>
      <w:numFmt w:val="bullet"/>
      <w:lvlText w:val="•"/>
      <w:lvlJc w:val="left"/>
      <w:pPr>
        <w:tabs>
          <w:tab w:val="num" w:pos="720"/>
        </w:tabs>
        <w:ind w:left="720" w:hanging="360"/>
      </w:pPr>
      <w:rPr>
        <w:rFonts w:ascii="Arial" w:hAnsi="Arial" w:hint="default"/>
      </w:rPr>
    </w:lvl>
    <w:lvl w:ilvl="1" w:tplc="CE563696" w:tentative="1">
      <w:start w:val="1"/>
      <w:numFmt w:val="bullet"/>
      <w:lvlText w:val="•"/>
      <w:lvlJc w:val="left"/>
      <w:pPr>
        <w:tabs>
          <w:tab w:val="num" w:pos="1440"/>
        </w:tabs>
        <w:ind w:left="1440" w:hanging="360"/>
      </w:pPr>
      <w:rPr>
        <w:rFonts w:ascii="Arial" w:hAnsi="Arial" w:hint="default"/>
      </w:rPr>
    </w:lvl>
    <w:lvl w:ilvl="2" w:tplc="77207452" w:tentative="1">
      <w:start w:val="1"/>
      <w:numFmt w:val="bullet"/>
      <w:lvlText w:val="•"/>
      <w:lvlJc w:val="left"/>
      <w:pPr>
        <w:tabs>
          <w:tab w:val="num" w:pos="2160"/>
        </w:tabs>
        <w:ind w:left="2160" w:hanging="360"/>
      </w:pPr>
      <w:rPr>
        <w:rFonts w:ascii="Arial" w:hAnsi="Arial" w:hint="default"/>
      </w:rPr>
    </w:lvl>
    <w:lvl w:ilvl="3" w:tplc="0F2E98AC" w:tentative="1">
      <w:start w:val="1"/>
      <w:numFmt w:val="bullet"/>
      <w:lvlText w:val="•"/>
      <w:lvlJc w:val="left"/>
      <w:pPr>
        <w:tabs>
          <w:tab w:val="num" w:pos="2880"/>
        </w:tabs>
        <w:ind w:left="2880" w:hanging="360"/>
      </w:pPr>
      <w:rPr>
        <w:rFonts w:ascii="Arial" w:hAnsi="Arial" w:hint="default"/>
      </w:rPr>
    </w:lvl>
    <w:lvl w:ilvl="4" w:tplc="A99066DE" w:tentative="1">
      <w:start w:val="1"/>
      <w:numFmt w:val="bullet"/>
      <w:lvlText w:val="•"/>
      <w:lvlJc w:val="left"/>
      <w:pPr>
        <w:tabs>
          <w:tab w:val="num" w:pos="3600"/>
        </w:tabs>
        <w:ind w:left="3600" w:hanging="360"/>
      </w:pPr>
      <w:rPr>
        <w:rFonts w:ascii="Arial" w:hAnsi="Arial" w:hint="default"/>
      </w:rPr>
    </w:lvl>
    <w:lvl w:ilvl="5" w:tplc="D856F794" w:tentative="1">
      <w:start w:val="1"/>
      <w:numFmt w:val="bullet"/>
      <w:lvlText w:val="•"/>
      <w:lvlJc w:val="left"/>
      <w:pPr>
        <w:tabs>
          <w:tab w:val="num" w:pos="4320"/>
        </w:tabs>
        <w:ind w:left="4320" w:hanging="360"/>
      </w:pPr>
      <w:rPr>
        <w:rFonts w:ascii="Arial" w:hAnsi="Arial" w:hint="default"/>
      </w:rPr>
    </w:lvl>
    <w:lvl w:ilvl="6" w:tplc="8654DD3E" w:tentative="1">
      <w:start w:val="1"/>
      <w:numFmt w:val="bullet"/>
      <w:lvlText w:val="•"/>
      <w:lvlJc w:val="left"/>
      <w:pPr>
        <w:tabs>
          <w:tab w:val="num" w:pos="5040"/>
        </w:tabs>
        <w:ind w:left="5040" w:hanging="360"/>
      </w:pPr>
      <w:rPr>
        <w:rFonts w:ascii="Arial" w:hAnsi="Arial" w:hint="default"/>
      </w:rPr>
    </w:lvl>
    <w:lvl w:ilvl="7" w:tplc="3FA64594" w:tentative="1">
      <w:start w:val="1"/>
      <w:numFmt w:val="bullet"/>
      <w:lvlText w:val="•"/>
      <w:lvlJc w:val="left"/>
      <w:pPr>
        <w:tabs>
          <w:tab w:val="num" w:pos="5760"/>
        </w:tabs>
        <w:ind w:left="5760" w:hanging="360"/>
      </w:pPr>
      <w:rPr>
        <w:rFonts w:ascii="Arial" w:hAnsi="Arial" w:hint="default"/>
      </w:rPr>
    </w:lvl>
    <w:lvl w:ilvl="8" w:tplc="BAF4ABB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353027"/>
    <w:multiLevelType w:val="hybridMultilevel"/>
    <w:tmpl w:val="13920750"/>
    <w:lvl w:ilvl="0" w:tplc="C0704484">
      <w:start w:val="1"/>
      <w:numFmt w:val="lowerLetter"/>
      <w:lvlText w:val="%1."/>
      <w:lvlJc w:val="left"/>
      <w:pPr>
        <w:ind w:left="1646" w:hanging="363"/>
        <w:jc w:val="right"/>
      </w:pPr>
      <w:rPr>
        <w:rFonts w:ascii="Arial" w:eastAsia="Arial" w:hAnsi="Arial" w:cs="Arial" w:hint="default"/>
        <w:b/>
        <w:bCs/>
        <w:spacing w:val="-2"/>
        <w:w w:val="98"/>
        <w:sz w:val="16"/>
        <w:szCs w:val="16"/>
        <w:lang w:val="en-US" w:eastAsia="en-US" w:bidi="en-US"/>
      </w:rPr>
    </w:lvl>
    <w:lvl w:ilvl="1" w:tplc="D5B885E6">
      <w:numFmt w:val="bullet"/>
      <w:lvlText w:val="•"/>
      <w:lvlJc w:val="left"/>
      <w:pPr>
        <w:ind w:left="2054" w:hanging="363"/>
      </w:pPr>
      <w:rPr>
        <w:rFonts w:hint="default"/>
        <w:lang w:val="en-US" w:eastAsia="en-US" w:bidi="en-US"/>
      </w:rPr>
    </w:lvl>
    <w:lvl w:ilvl="2" w:tplc="5E9A95A0">
      <w:numFmt w:val="bullet"/>
      <w:lvlText w:val="•"/>
      <w:lvlJc w:val="left"/>
      <w:pPr>
        <w:ind w:left="2468" w:hanging="363"/>
      </w:pPr>
      <w:rPr>
        <w:rFonts w:hint="default"/>
        <w:lang w:val="en-US" w:eastAsia="en-US" w:bidi="en-US"/>
      </w:rPr>
    </w:lvl>
    <w:lvl w:ilvl="3" w:tplc="B6685724">
      <w:numFmt w:val="bullet"/>
      <w:lvlText w:val="•"/>
      <w:lvlJc w:val="left"/>
      <w:pPr>
        <w:ind w:left="2882" w:hanging="363"/>
      </w:pPr>
      <w:rPr>
        <w:rFonts w:hint="default"/>
        <w:lang w:val="en-US" w:eastAsia="en-US" w:bidi="en-US"/>
      </w:rPr>
    </w:lvl>
    <w:lvl w:ilvl="4" w:tplc="85F0B016">
      <w:numFmt w:val="bullet"/>
      <w:lvlText w:val="•"/>
      <w:lvlJc w:val="left"/>
      <w:pPr>
        <w:ind w:left="3296" w:hanging="363"/>
      </w:pPr>
      <w:rPr>
        <w:rFonts w:hint="default"/>
        <w:lang w:val="en-US" w:eastAsia="en-US" w:bidi="en-US"/>
      </w:rPr>
    </w:lvl>
    <w:lvl w:ilvl="5" w:tplc="AFF4C176">
      <w:numFmt w:val="bullet"/>
      <w:lvlText w:val="•"/>
      <w:lvlJc w:val="left"/>
      <w:pPr>
        <w:ind w:left="3710" w:hanging="363"/>
      </w:pPr>
      <w:rPr>
        <w:rFonts w:hint="default"/>
        <w:lang w:val="en-US" w:eastAsia="en-US" w:bidi="en-US"/>
      </w:rPr>
    </w:lvl>
    <w:lvl w:ilvl="6" w:tplc="7C9CE8F8">
      <w:numFmt w:val="bullet"/>
      <w:lvlText w:val="•"/>
      <w:lvlJc w:val="left"/>
      <w:pPr>
        <w:ind w:left="4124" w:hanging="363"/>
      </w:pPr>
      <w:rPr>
        <w:rFonts w:hint="default"/>
        <w:lang w:val="en-US" w:eastAsia="en-US" w:bidi="en-US"/>
      </w:rPr>
    </w:lvl>
    <w:lvl w:ilvl="7" w:tplc="36D4BC80">
      <w:numFmt w:val="bullet"/>
      <w:lvlText w:val="•"/>
      <w:lvlJc w:val="left"/>
      <w:pPr>
        <w:ind w:left="4539" w:hanging="363"/>
      </w:pPr>
      <w:rPr>
        <w:rFonts w:hint="default"/>
        <w:lang w:val="en-US" w:eastAsia="en-US" w:bidi="en-US"/>
      </w:rPr>
    </w:lvl>
    <w:lvl w:ilvl="8" w:tplc="2918E358">
      <w:numFmt w:val="bullet"/>
      <w:lvlText w:val="•"/>
      <w:lvlJc w:val="left"/>
      <w:pPr>
        <w:ind w:left="4953" w:hanging="363"/>
      </w:pPr>
      <w:rPr>
        <w:rFonts w:hint="default"/>
        <w:lang w:val="en-US" w:eastAsia="en-US" w:bidi="en-US"/>
      </w:rPr>
    </w:lvl>
  </w:abstractNum>
  <w:abstractNum w:abstractNumId="9" w15:restartNumberingAfterBreak="0">
    <w:nsid w:val="1CC97A95"/>
    <w:multiLevelType w:val="hybridMultilevel"/>
    <w:tmpl w:val="C9F8A446"/>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0B1E74"/>
    <w:multiLevelType w:val="hybridMultilevel"/>
    <w:tmpl w:val="EDC8D6DE"/>
    <w:lvl w:ilvl="0" w:tplc="A7EA4E8C">
      <w:start w:val="1"/>
      <w:numFmt w:val="bullet"/>
      <w:lvlText w:val="•"/>
      <w:lvlJc w:val="left"/>
      <w:pPr>
        <w:tabs>
          <w:tab w:val="num" w:pos="720"/>
        </w:tabs>
        <w:ind w:left="720" w:hanging="360"/>
      </w:pPr>
      <w:rPr>
        <w:rFonts w:ascii="Arial" w:hAnsi="Arial" w:hint="default"/>
      </w:rPr>
    </w:lvl>
    <w:lvl w:ilvl="1" w:tplc="A1863DD2" w:tentative="1">
      <w:start w:val="1"/>
      <w:numFmt w:val="bullet"/>
      <w:lvlText w:val="•"/>
      <w:lvlJc w:val="left"/>
      <w:pPr>
        <w:tabs>
          <w:tab w:val="num" w:pos="1440"/>
        </w:tabs>
        <w:ind w:left="1440" w:hanging="360"/>
      </w:pPr>
      <w:rPr>
        <w:rFonts w:ascii="Arial" w:hAnsi="Arial" w:hint="default"/>
      </w:rPr>
    </w:lvl>
    <w:lvl w:ilvl="2" w:tplc="0CF8E9C8" w:tentative="1">
      <w:start w:val="1"/>
      <w:numFmt w:val="bullet"/>
      <w:lvlText w:val="•"/>
      <w:lvlJc w:val="left"/>
      <w:pPr>
        <w:tabs>
          <w:tab w:val="num" w:pos="2160"/>
        </w:tabs>
        <w:ind w:left="2160" w:hanging="360"/>
      </w:pPr>
      <w:rPr>
        <w:rFonts w:ascii="Arial" w:hAnsi="Arial" w:hint="default"/>
      </w:rPr>
    </w:lvl>
    <w:lvl w:ilvl="3" w:tplc="4D761316" w:tentative="1">
      <w:start w:val="1"/>
      <w:numFmt w:val="bullet"/>
      <w:lvlText w:val="•"/>
      <w:lvlJc w:val="left"/>
      <w:pPr>
        <w:tabs>
          <w:tab w:val="num" w:pos="2880"/>
        </w:tabs>
        <w:ind w:left="2880" w:hanging="360"/>
      </w:pPr>
      <w:rPr>
        <w:rFonts w:ascii="Arial" w:hAnsi="Arial" w:hint="default"/>
      </w:rPr>
    </w:lvl>
    <w:lvl w:ilvl="4" w:tplc="8E90BE9A" w:tentative="1">
      <w:start w:val="1"/>
      <w:numFmt w:val="bullet"/>
      <w:lvlText w:val="•"/>
      <w:lvlJc w:val="left"/>
      <w:pPr>
        <w:tabs>
          <w:tab w:val="num" w:pos="3600"/>
        </w:tabs>
        <w:ind w:left="3600" w:hanging="360"/>
      </w:pPr>
      <w:rPr>
        <w:rFonts w:ascii="Arial" w:hAnsi="Arial" w:hint="default"/>
      </w:rPr>
    </w:lvl>
    <w:lvl w:ilvl="5" w:tplc="893C43D6" w:tentative="1">
      <w:start w:val="1"/>
      <w:numFmt w:val="bullet"/>
      <w:lvlText w:val="•"/>
      <w:lvlJc w:val="left"/>
      <w:pPr>
        <w:tabs>
          <w:tab w:val="num" w:pos="4320"/>
        </w:tabs>
        <w:ind w:left="4320" w:hanging="360"/>
      </w:pPr>
      <w:rPr>
        <w:rFonts w:ascii="Arial" w:hAnsi="Arial" w:hint="default"/>
      </w:rPr>
    </w:lvl>
    <w:lvl w:ilvl="6" w:tplc="C674D102" w:tentative="1">
      <w:start w:val="1"/>
      <w:numFmt w:val="bullet"/>
      <w:lvlText w:val="•"/>
      <w:lvlJc w:val="left"/>
      <w:pPr>
        <w:tabs>
          <w:tab w:val="num" w:pos="5040"/>
        </w:tabs>
        <w:ind w:left="5040" w:hanging="360"/>
      </w:pPr>
      <w:rPr>
        <w:rFonts w:ascii="Arial" w:hAnsi="Arial" w:hint="default"/>
      </w:rPr>
    </w:lvl>
    <w:lvl w:ilvl="7" w:tplc="F6D036A8" w:tentative="1">
      <w:start w:val="1"/>
      <w:numFmt w:val="bullet"/>
      <w:lvlText w:val="•"/>
      <w:lvlJc w:val="left"/>
      <w:pPr>
        <w:tabs>
          <w:tab w:val="num" w:pos="5760"/>
        </w:tabs>
        <w:ind w:left="5760" w:hanging="360"/>
      </w:pPr>
      <w:rPr>
        <w:rFonts w:ascii="Arial" w:hAnsi="Arial" w:hint="default"/>
      </w:rPr>
    </w:lvl>
    <w:lvl w:ilvl="8" w:tplc="2C66A1E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7C8532A"/>
    <w:multiLevelType w:val="hybridMultilevel"/>
    <w:tmpl w:val="4CFA6ADE"/>
    <w:lvl w:ilvl="0" w:tplc="33188ACE">
      <w:start w:val="1"/>
      <w:numFmt w:val="lowerLetter"/>
      <w:lvlText w:val="%1."/>
      <w:lvlJc w:val="left"/>
      <w:pPr>
        <w:ind w:left="147" w:hanging="362"/>
      </w:pPr>
      <w:rPr>
        <w:rFonts w:ascii="Arial" w:eastAsia="Arial" w:hAnsi="Arial" w:cs="Arial" w:hint="default"/>
        <w:b/>
        <w:bCs/>
        <w:spacing w:val="-2"/>
        <w:w w:val="98"/>
        <w:sz w:val="16"/>
        <w:szCs w:val="16"/>
        <w:lang w:val="en-US" w:eastAsia="en-US" w:bidi="en-US"/>
      </w:rPr>
    </w:lvl>
    <w:lvl w:ilvl="1" w:tplc="72327114">
      <w:numFmt w:val="bullet"/>
      <w:lvlText w:val="•"/>
      <w:lvlJc w:val="left"/>
      <w:pPr>
        <w:ind w:left="579" w:hanging="362"/>
      </w:pPr>
      <w:rPr>
        <w:rFonts w:hint="default"/>
        <w:lang w:val="en-US" w:eastAsia="en-US" w:bidi="en-US"/>
      </w:rPr>
    </w:lvl>
    <w:lvl w:ilvl="2" w:tplc="9E745D70">
      <w:numFmt w:val="bullet"/>
      <w:lvlText w:val="•"/>
      <w:lvlJc w:val="left"/>
      <w:pPr>
        <w:ind w:left="1018" w:hanging="362"/>
      </w:pPr>
      <w:rPr>
        <w:rFonts w:hint="default"/>
        <w:lang w:val="en-US" w:eastAsia="en-US" w:bidi="en-US"/>
      </w:rPr>
    </w:lvl>
    <w:lvl w:ilvl="3" w:tplc="178A6AA4">
      <w:numFmt w:val="bullet"/>
      <w:lvlText w:val="•"/>
      <w:lvlJc w:val="left"/>
      <w:pPr>
        <w:ind w:left="1458" w:hanging="362"/>
      </w:pPr>
      <w:rPr>
        <w:rFonts w:hint="default"/>
        <w:lang w:val="en-US" w:eastAsia="en-US" w:bidi="en-US"/>
      </w:rPr>
    </w:lvl>
    <w:lvl w:ilvl="4" w:tplc="AF7E1CFC">
      <w:numFmt w:val="bullet"/>
      <w:lvlText w:val="•"/>
      <w:lvlJc w:val="left"/>
      <w:pPr>
        <w:ind w:left="1897" w:hanging="362"/>
      </w:pPr>
      <w:rPr>
        <w:rFonts w:hint="default"/>
        <w:lang w:val="en-US" w:eastAsia="en-US" w:bidi="en-US"/>
      </w:rPr>
    </w:lvl>
    <w:lvl w:ilvl="5" w:tplc="7A64E99A">
      <w:numFmt w:val="bullet"/>
      <w:lvlText w:val="•"/>
      <w:lvlJc w:val="left"/>
      <w:pPr>
        <w:ind w:left="2337" w:hanging="362"/>
      </w:pPr>
      <w:rPr>
        <w:rFonts w:hint="default"/>
        <w:lang w:val="en-US" w:eastAsia="en-US" w:bidi="en-US"/>
      </w:rPr>
    </w:lvl>
    <w:lvl w:ilvl="6" w:tplc="69147F10">
      <w:numFmt w:val="bullet"/>
      <w:lvlText w:val="•"/>
      <w:lvlJc w:val="left"/>
      <w:pPr>
        <w:ind w:left="2776" w:hanging="362"/>
      </w:pPr>
      <w:rPr>
        <w:rFonts w:hint="default"/>
        <w:lang w:val="en-US" w:eastAsia="en-US" w:bidi="en-US"/>
      </w:rPr>
    </w:lvl>
    <w:lvl w:ilvl="7" w:tplc="EE20EEB0">
      <w:numFmt w:val="bullet"/>
      <w:lvlText w:val="•"/>
      <w:lvlJc w:val="left"/>
      <w:pPr>
        <w:ind w:left="3215" w:hanging="362"/>
      </w:pPr>
      <w:rPr>
        <w:rFonts w:hint="default"/>
        <w:lang w:val="en-US" w:eastAsia="en-US" w:bidi="en-US"/>
      </w:rPr>
    </w:lvl>
    <w:lvl w:ilvl="8" w:tplc="754A2F02">
      <w:numFmt w:val="bullet"/>
      <w:lvlText w:val="•"/>
      <w:lvlJc w:val="left"/>
      <w:pPr>
        <w:ind w:left="3655" w:hanging="362"/>
      </w:pPr>
      <w:rPr>
        <w:rFonts w:hint="default"/>
        <w:lang w:val="en-US" w:eastAsia="en-US" w:bidi="en-US"/>
      </w:rPr>
    </w:lvl>
  </w:abstractNum>
  <w:abstractNum w:abstractNumId="12" w15:restartNumberingAfterBreak="0">
    <w:nsid w:val="2A0C3B4C"/>
    <w:multiLevelType w:val="multilevel"/>
    <w:tmpl w:val="564ABDF0"/>
    <w:lvl w:ilvl="0">
      <w:start w:val="2"/>
      <w:numFmt w:val="decimal"/>
      <w:lvlText w:val="%1)"/>
      <w:lvlJc w:val="left"/>
      <w:pPr>
        <w:tabs>
          <w:tab w:val="num" w:pos="360"/>
        </w:tabs>
        <w:ind w:left="360" w:hanging="360"/>
      </w:pPr>
      <w:rPr>
        <w:rFonts w:cs="Times New Roman" w:hint="default"/>
      </w:rPr>
    </w:lvl>
    <w:lvl w:ilvl="1">
      <w:start w:val="9"/>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44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2A21612C"/>
    <w:multiLevelType w:val="hybridMultilevel"/>
    <w:tmpl w:val="2004C440"/>
    <w:lvl w:ilvl="0" w:tplc="52BC7A68">
      <w:start w:val="1"/>
      <w:numFmt w:val="lowerLetter"/>
      <w:lvlText w:val="%1."/>
      <w:lvlJc w:val="left"/>
      <w:pPr>
        <w:ind w:left="157" w:hanging="316"/>
        <w:jc w:val="right"/>
      </w:pPr>
      <w:rPr>
        <w:rFonts w:ascii="Arial" w:eastAsia="Arial" w:hAnsi="Arial" w:cs="Arial" w:hint="default"/>
        <w:b/>
        <w:bCs/>
        <w:spacing w:val="-2"/>
        <w:w w:val="98"/>
        <w:sz w:val="16"/>
        <w:szCs w:val="16"/>
        <w:lang w:val="en-US" w:eastAsia="en-US" w:bidi="en-US"/>
      </w:rPr>
    </w:lvl>
    <w:lvl w:ilvl="1" w:tplc="474A6DC2">
      <w:numFmt w:val="bullet"/>
      <w:lvlText w:val="•"/>
      <w:lvlJc w:val="left"/>
      <w:pPr>
        <w:ind w:left="598" w:hanging="316"/>
      </w:pPr>
      <w:rPr>
        <w:rFonts w:hint="default"/>
        <w:lang w:val="en-US" w:eastAsia="en-US" w:bidi="en-US"/>
      </w:rPr>
    </w:lvl>
    <w:lvl w:ilvl="2" w:tplc="30D6D4C8">
      <w:numFmt w:val="bullet"/>
      <w:lvlText w:val="•"/>
      <w:lvlJc w:val="left"/>
      <w:pPr>
        <w:ind w:left="1036" w:hanging="316"/>
      </w:pPr>
      <w:rPr>
        <w:rFonts w:hint="default"/>
        <w:lang w:val="en-US" w:eastAsia="en-US" w:bidi="en-US"/>
      </w:rPr>
    </w:lvl>
    <w:lvl w:ilvl="3" w:tplc="AE9AB8D4">
      <w:numFmt w:val="bullet"/>
      <w:lvlText w:val="•"/>
      <w:lvlJc w:val="left"/>
      <w:pPr>
        <w:ind w:left="1474" w:hanging="316"/>
      </w:pPr>
      <w:rPr>
        <w:rFonts w:hint="default"/>
        <w:lang w:val="en-US" w:eastAsia="en-US" w:bidi="en-US"/>
      </w:rPr>
    </w:lvl>
    <w:lvl w:ilvl="4" w:tplc="44DE4376">
      <w:numFmt w:val="bullet"/>
      <w:lvlText w:val="•"/>
      <w:lvlJc w:val="left"/>
      <w:pPr>
        <w:ind w:left="1913" w:hanging="316"/>
      </w:pPr>
      <w:rPr>
        <w:rFonts w:hint="default"/>
        <w:lang w:val="en-US" w:eastAsia="en-US" w:bidi="en-US"/>
      </w:rPr>
    </w:lvl>
    <w:lvl w:ilvl="5" w:tplc="8AFE9FBA">
      <w:numFmt w:val="bullet"/>
      <w:lvlText w:val="•"/>
      <w:lvlJc w:val="left"/>
      <w:pPr>
        <w:ind w:left="2351" w:hanging="316"/>
      </w:pPr>
      <w:rPr>
        <w:rFonts w:hint="default"/>
        <w:lang w:val="en-US" w:eastAsia="en-US" w:bidi="en-US"/>
      </w:rPr>
    </w:lvl>
    <w:lvl w:ilvl="6" w:tplc="293AE8DA">
      <w:numFmt w:val="bullet"/>
      <w:lvlText w:val="•"/>
      <w:lvlJc w:val="left"/>
      <w:pPr>
        <w:ind w:left="2789" w:hanging="316"/>
      </w:pPr>
      <w:rPr>
        <w:rFonts w:hint="default"/>
        <w:lang w:val="en-US" w:eastAsia="en-US" w:bidi="en-US"/>
      </w:rPr>
    </w:lvl>
    <w:lvl w:ilvl="7" w:tplc="7E108E30">
      <w:numFmt w:val="bullet"/>
      <w:lvlText w:val="•"/>
      <w:lvlJc w:val="left"/>
      <w:pPr>
        <w:ind w:left="3227" w:hanging="316"/>
      </w:pPr>
      <w:rPr>
        <w:rFonts w:hint="default"/>
        <w:lang w:val="en-US" w:eastAsia="en-US" w:bidi="en-US"/>
      </w:rPr>
    </w:lvl>
    <w:lvl w:ilvl="8" w:tplc="5914CAAA">
      <w:numFmt w:val="bullet"/>
      <w:lvlText w:val="•"/>
      <w:lvlJc w:val="left"/>
      <w:pPr>
        <w:ind w:left="3666" w:hanging="316"/>
      </w:pPr>
      <w:rPr>
        <w:rFonts w:hint="default"/>
        <w:lang w:val="en-US" w:eastAsia="en-US" w:bidi="en-US"/>
      </w:rPr>
    </w:lvl>
  </w:abstractNum>
  <w:abstractNum w:abstractNumId="14" w15:restartNumberingAfterBreak="0">
    <w:nsid w:val="32DB45A4"/>
    <w:multiLevelType w:val="hybridMultilevel"/>
    <w:tmpl w:val="EA8E034A"/>
    <w:lvl w:ilvl="0" w:tplc="AD74B018">
      <w:numFmt w:val="bullet"/>
      <w:lvlText w:val="-"/>
      <w:lvlJc w:val="left"/>
      <w:pPr>
        <w:ind w:left="2005" w:hanging="360"/>
      </w:pPr>
      <w:rPr>
        <w:rFonts w:ascii="Times New Roman" w:eastAsia="Times New Roman" w:hAnsi="Times New Roman" w:cs="Times New Roman" w:hint="default"/>
        <w:w w:val="99"/>
        <w:sz w:val="22"/>
        <w:szCs w:val="22"/>
        <w:lang w:val="en-US" w:eastAsia="en-US" w:bidi="en-US"/>
      </w:rPr>
    </w:lvl>
    <w:lvl w:ilvl="1" w:tplc="F3ACA082">
      <w:numFmt w:val="bullet"/>
      <w:lvlText w:val="•"/>
      <w:lvlJc w:val="left"/>
      <w:pPr>
        <w:ind w:left="2836" w:hanging="360"/>
      </w:pPr>
      <w:rPr>
        <w:rFonts w:hint="default"/>
        <w:lang w:val="en-US" w:eastAsia="en-US" w:bidi="en-US"/>
      </w:rPr>
    </w:lvl>
    <w:lvl w:ilvl="2" w:tplc="4768BAD4">
      <w:numFmt w:val="bullet"/>
      <w:lvlText w:val="•"/>
      <w:lvlJc w:val="left"/>
      <w:pPr>
        <w:ind w:left="3672" w:hanging="360"/>
      </w:pPr>
      <w:rPr>
        <w:rFonts w:hint="default"/>
        <w:lang w:val="en-US" w:eastAsia="en-US" w:bidi="en-US"/>
      </w:rPr>
    </w:lvl>
    <w:lvl w:ilvl="3" w:tplc="E258CE04">
      <w:numFmt w:val="bullet"/>
      <w:lvlText w:val="•"/>
      <w:lvlJc w:val="left"/>
      <w:pPr>
        <w:ind w:left="4508" w:hanging="360"/>
      </w:pPr>
      <w:rPr>
        <w:rFonts w:hint="default"/>
        <w:lang w:val="en-US" w:eastAsia="en-US" w:bidi="en-US"/>
      </w:rPr>
    </w:lvl>
    <w:lvl w:ilvl="4" w:tplc="2A00B1E0">
      <w:numFmt w:val="bullet"/>
      <w:lvlText w:val="•"/>
      <w:lvlJc w:val="left"/>
      <w:pPr>
        <w:ind w:left="5344" w:hanging="360"/>
      </w:pPr>
      <w:rPr>
        <w:rFonts w:hint="default"/>
        <w:lang w:val="en-US" w:eastAsia="en-US" w:bidi="en-US"/>
      </w:rPr>
    </w:lvl>
    <w:lvl w:ilvl="5" w:tplc="624EE074">
      <w:numFmt w:val="bullet"/>
      <w:lvlText w:val="•"/>
      <w:lvlJc w:val="left"/>
      <w:pPr>
        <w:ind w:left="6180" w:hanging="360"/>
      </w:pPr>
      <w:rPr>
        <w:rFonts w:hint="default"/>
        <w:lang w:val="en-US" w:eastAsia="en-US" w:bidi="en-US"/>
      </w:rPr>
    </w:lvl>
    <w:lvl w:ilvl="6" w:tplc="5EDA3CC6">
      <w:numFmt w:val="bullet"/>
      <w:lvlText w:val="•"/>
      <w:lvlJc w:val="left"/>
      <w:pPr>
        <w:ind w:left="7016" w:hanging="360"/>
      </w:pPr>
      <w:rPr>
        <w:rFonts w:hint="default"/>
        <w:lang w:val="en-US" w:eastAsia="en-US" w:bidi="en-US"/>
      </w:rPr>
    </w:lvl>
    <w:lvl w:ilvl="7" w:tplc="09241028">
      <w:numFmt w:val="bullet"/>
      <w:lvlText w:val="•"/>
      <w:lvlJc w:val="left"/>
      <w:pPr>
        <w:ind w:left="7852" w:hanging="360"/>
      </w:pPr>
      <w:rPr>
        <w:rFonts w:hint="default"/>
        <w:lang w:val="en-US" w:eastAsia="en-US" w:bidi="en-US"/>
      </w:rPr>
    </w:lvl>
    <w:lvl w:ilvl="8" w:tplc="0C66F612">
      <w:numFmt w:val="bullet"/>
      <w:lvlText w:val="•"/>
      <w:lvlJc w:val="left"/>
      <w:pPr>
        <w:ind w:left="8688" w:hanging="360"/>
      </w:pPr>
      <w:rPr>
        <w:rFonts w:hint="default"/>
        <w:lang w:val="en-US" w:eastAsia="en-US" w:bidi="en-US"/>
      </w:rPr>
    </w:lvl>
  </w:abstractNum>
  <w:abstractNum w:abstractNumId="15" w15:restartNumberingAfterBreak="0">
    <w:nsid w:val="332E3938"/>
    <w:multiLevelType w:val="hybridMultilevel"/>
    <w:tmpl w:val="AE601B00"/>
    <w:lvl w:ilvl="0" w:tplc="15641D26">
      <w:start w:val="1"/>
      <w:numFmt w:val="bullet"/>
      <w:lvlText w:val="•"/>
      <w:lvlJc w:val="left"/>
      <w:pPr>
        <w:tabs>
          <w:tab w:val="num" w:pos="720"/>
        </w:tabs>
        <w:ind w:left="720" w:hanging="360"/>
      </w:pPr>
      <w:rPr>
        <w:rFonts w:ascii="Arial" w:hAnsi="Arial" w:hint="default"/>
      </w:rPr>
    </w:lvl>
    <w:lvl w:ilvl="1" w:tplc="AAC49FC0" w:tentative="1">
      <w:start w:val="1"/>
      <w:numFmt w:val="bullet"/>
      <w:lvlText w:val="•"/>
      <w:lvlJc w:val="left"/>
      <w:pPr>
        <w:tabs>
          <w:tab w:val="num" w:pos="1440"/>
        </w:tabs>
        <w:ind w:left="1440" w:hanging="360"/>
      </w:pPr>
      <w:rPr>
        <w:rFonts w:ascii="Arial" w:hAnsi="Arial" w:hint="default"/>
      </w:rPr>
    </w:lvl>
    <w:lvl w:ilvl="2" w:tplc="32D45CAE" w:tentative="1">
      <w:start w:val="1"/>
      <w:numFmt w:val="bullet"/>
      <w:lvlText w:val="•"/>
      <w:lvlJc w:val="left"/>
      <w:pPr>
        <w:tabs>
          <w:tab w:val="num" w:pos="2160"/>
        </w:tabs>
        <w:ind w:left="2160" w:hanging="360"/>
      </w:pPr>
      <w:rPr>
        <w:rFonts w:ascii="Arial" w:hAnsi="Arial" w:hint="default"/>
      </w:rPr>
    </w:lvl>
    <w:lvl w:ilvl="3" w:tplc="FF24A1C6" w:tentative="1">
      <w:start w:val="1"/>
      <w:numFmt w:val="bullet"/>
      <w:lvlText w:val="•"/>
      <w:lvlJc w:val="left"/>
      <w:pPr>
        <w:tabs>
          <w:tab w:val="num" w:pos="2880"/>
        </w:tabs>
        <w:ind w:left="2880" w:hanging="360"/>
      </w:pPr>
      <w:rPr>
        <w:rFonts w:ascii="Arial" w:hAnsi="Arial" w:hint="default"/>
      </w:rPr>
    </w:lvl>
    <w:lvl w:ilvl="4" w:tplc="CF8A87E4" w:tentative="1">
      <w:start w:val="1"/>
      <w:numFmt w:val="bullet"/>
      <w:lvlText w:val="•"/>
      <w:lvlJc w:val="left"/>
      <w:pPr>
        <w:tabs>
          <w:tab w:val="num" w:pos="3600"/>
        </w:tabs>
        <w:ind w:left="3600" w:hanging="360"/>
      </w:pPr>
      <w:rPr>
        <w:rFonts w:ascii="Arial" w:hAnsi="Arial" w:hint="default"/>
      </w:rPr>
    </w:lvl>
    <w:lvl w:ilvl="5" w:tplc="E0885858" w:tentative="1">
      <w:start w:val="1"/>
      <w:numFmt w:val="bullet"/>
      <w:lvlText w:val="•"/>
      <w:lvlJc w:val="left"/>
      <w:pPr>
        <w:tabs>
          <w:tab w:val="num" w:pos="4320"/>
        </w:tabs>
        <w:ind w:left="4320" w:hanging="360"/>
      </w:pPr>
      <w:rPr>
        <w:rFonts w:ascii="Arial" w:hAnsi="Arial" w:hint="default"/>
      </w:rPr>
    </w:lvl>
    <w:lvl w:ilvl="6" w:tplc="BA74AC7A" w:tentative="1">
      <w:start w:val="1"/>
      <w:numFmt w:val="bullet"/>
      <w:lvlText w:val="•"/>
      <w:lvlJc w:val="left"/>
      <w:pPr>
        <w:tabs>
          <w:tab w:val="num" w:pos="5040"/>
        </w:tabs>
        <w:ind w:left="5040" w:hanging="360"/>
      </w:pPr>
      <w:rPr>
        <w:rFonts w:ascii="Arial" w:hAnsi="Arial" w:hint="default"/>
      </w:rPr>
    </w:lvl>
    <w:lvl w:ilvl="7" w:tplc="36EA0E2A" w:tentative="1">
      <w:start w:val="1"/>
      <w:numFmt w:val="bullet"/>
      <w:lvlText w:val="•"/>
      <w:lvlJc w:val="left"/>
      <w:pPr>
        <w:tabs>
          <w:tab w:val="num" w:pos="5760"/>
        </w:tabs>
        <w:ind w:left="5760" w:hanging="360"/>
      </w:pPr>
      <w:rPr>
        <w:rFonts w:ascii="Arial" w:hAnsi="Arial" w:hint="default"/>
      </w:rPr>
    </w:lvl>
    <w:lvl w:ilvl="8" w:tplc="9BC66D1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4985CE6"/>
    <w:multiLevelType w:val="hybridMultilevel"/>
    <w:tmpl w:val="75B62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71CEA"/>
    <w:multiLevelType w:val="hybridMultilevel"/>
    <w:tmpl w:val="020A8272"/>
    <w:lvl w:ilvl="0" w:tplc="B7C23E3A">
      <w:start w:val="1"/>
      <w:numFmt w:val="bullet"/>
      <w:lvlText w:val="•"/>
      <w:lvlJc w:val="left"/>
      <w:pPr>
        <w:tabs>
          <w:tab w:val="num" w:pos="720"/>
        </w:tabs>
        <w:ind w:left="720" w:hanging="360"/>
      </w:pPr>
      <w:rPr>
        <w:rFonts w:ascii="Arial" w:hAnsi="Arial" w:hint="default"/>
      </w:rPr>
    </w:lvl>
    <w:lvl w:ilvl="1" w:tplc="BBA067EA" w:tentative="1">
      <w:start w:val="1"/>
      <w:numFmt w:val="bullet"/>
      <w:lvlText w:val="•"/>
      <w:lvlJc w:val="left"/>
      <w:pPr>
        <w:tabs>
          <w:tab w:val="num" w:pos="1440"/>
        </w:tabs>
        <w:ind w:left="1440" w:hanging="360"/>
      </w:pPr>
      <w:rPr>
        <w:rFonts w:ascii="Arial" w:hAnsi="Arial" w:hint="default"/>
      </w:rPr>
    </w:lvl>
    <w:lvl w:ilvl="2" w:tplc="E490F04C" w:tentative="1">
      <w:start w:val="1"/>
      <w:numFmt w:val="bullet"/>
      <w:lvlText w:val="•"/>
      <w:lvlJc w:val="left"/>
      <w:pPr>
        <w:tabs>
          <w:tab w:val="num" w:pos="2160"/>
        </w:tabs>
        <w:ind w:left="2160" w:hanging="360"/>
      </w:pPr>
      <w:rPr>
        <w:rFonts w:ascii="Arial" w:hAnsi="Arial" w:hint="default"/>
      </w:rPr>
    </w:lvl>
    <w:lvl w:ilvl="3" w:tplc="235258AC" w:tentative="1">
      <w:start w:val="1"/>
      <w:numFmt w:val="bullet"/>
      <w:lvlText w:val="•"/>
      <w:lvlJc w:val="left"/>
      <w:pPr>
        <w:tabs>
          <w:tab w:val="num" w:pos="2880"/>
        </w:tabs>
        <w:ind w:left="2880" w:hanging="360"/>
      </w:pPr>
      <w:rPr>
        <w:rFonts w:ascii="Arial" w:hAnsi="Arial" w:hint="default"/>
      </w:rPr>
    </w:lvl>
    <w:lvl w:ilvl="4" w:tplc="4FA4985A" w:tentative="1">
      <w:start w:val="1"/>
      <w:numFmt w:val="bullet"/>
      <w:lvlText w:val="•"/>
      <w:lvlJc w:val="left"/>
      <w:pPr>
        <w:tabs>
          <w:tab w:val="num" w:pos="3600"/>
        </w:tabs>
        <w:ind w:left="3600" w:hanging="360"/>
      </w:pPr>
      <w:rPr>
        <w:rFonts w:ascii="Arial" w:hAnsi="Arial" w:hint="default"/>
      </w:rPr>
    </w:lvl>
    <w:lvl w:ilvl="5" w:tplc="423EC138" w:tentative="1">
      <w:start w:val="1"/>
      <w:numFmt w:val="bullet"/>
      <w:lvlText w:val="•"/>
      <w:lvlJc w:val="left"/>
      <w:pPr>
        <w:tabs>
          <w:tab w:val="num" w:pos="4320"/>
        </w:tabs>
        <w:ind w:left="4320" w:hanging="360"/>
      </w:pPr>
      <w:rPr>
        <w:rFonts w:ascii="Arial" w:hAnsi="Arial" w:hint="default"/>
      </w:rPr>
    </w:lvl>
    <w:lvl w:ilvl="6" w:tplc="1DCC8830" w:tentative="1">
      <w:start w:val="1"/>
      <w:numFmt w:val="bullet"/>
      <w:lvlText w:val="•"/>
      <w:lvlJc w:val="left"/>
      <w:pPr>
        <w:tabs>
          <w:tab w:val="num" w:pos="5040"/>
        </w:tabs>
        <w:ind w:left="5040" w:hanging="360"/>
      </w:pPr>
      <w:rPr>
        <w:rFonts w:ascii="Arial" w:hAnsi="Arial" w:hint="default"/>
      </w:rPr>
    </w:lvl>
    <w:lvl w:ilvl="7" w:tplc="2E642D7A" w:tentative="1">
      <w:start w:val="1"/>
      <w:numFmt w:val="bullet"/>
      <w:lvlText w:val="•"/>
      <w:lvlJc w:val="left"/>
      <w:pPr>
        <w:tabs>
          <w:tab w:val="num" w:pos="5760"/>
        </w:tabs>
        <w:ind w:left="5760" w:hanging="360"/>
      </w:pPr>
      <w:rPr>
        <w:rFonts w:ascii="Arial" w:hAnsi="Arial" w:hint="default"/>
      </w:rPr>
    </w:lvl>
    <w:lvl w:ilvl="8" w:tplc="0768653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A57486E"/>
    <w:multiLevelType w:val="multilevel"/>
    <w:tmpl w:val="0D98FE04"/>
    <w:lvl w:ilvl="0">
      <w:start w:val="1"/>
      <w:numFmt w:val="decimal"/>
      <w:pStyle w:val="ListNumber"/>
      <w:lvlText w:val="%1."/>
      <w:lvlJc w:val="left"/>
      <w:pPr>
        <w:tabs>
          <w:tab w:val="num" w:pos="567"/>
        </w:tabs>
        <w:ind w:left="567" w:hanging="567"/>
      </w:pPr>
      <w:rPr>
        <w:rFonts w:hint="default"/>
        <w:b w:val="0"/>
        <w:color w:val="auto"/>
      </w:rPr>
    </w:lvl>
    <w:lvl w:ilvl="1">
      <w:start w:val="1"/>
      <w:numFmt w:val="lowerLetter"/>
      <w:lvlText w:val="%2."/>
      <w:lvlJc w:val="left"/>
      <w:pPr>
        <w:tabs>
          <w:tab w:val="num" w:pos="1134"/>
        </w:tabs>
        <w:ind w:left="1134" w:hanging="567"/>
      </w:pPr>
      <w:rPr>
        <w:rFonts w:ascii="Georgia" w:eastAsia="Times New Roman" w:hAnsi="Georgia" w:cs="Times New Roman"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9" w15:restartNumberingAfterBreak="0">
    <w:nsid w:val="3CBF3764"/>
    <w:multiLevelType w:val="hybridMultilevel"/>
    <w:tmpl w:val="9ADA07C0"/>
    <w:lvl w:ilvl="0" w:tplc="4DD8D438">
      <w:numFmt w:val="bullet"/>
      <w:lvlText w:val="-"/>
      <w:lvlJc w:val="left"/>
      <w:pPr>
        <w:ind w:left="720" w:hanging="360"/>
      </w:pPr>
      <w:rPr>
        <w:rFonts w:ascii="Arial" w:eastAsia="Calibri" w:hAnsi="Arial" w:cs="Arial" w:hint="default"/>
      </w:rPr>
    </w:lvl>
    <w:lvl w:ilvl="1" w:tplc="08090017">
      <w:start w:val="1"/>
      <w:numFmt w:val="lowerLetter"/>
      <w:lvlText w:val="%2)"/>
      <w:lvlJc w:val="left"/>
      <w:pPr>
        <w:ind w:left="1440" w:hanging="360"/>
      </w:p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3A5411A"/>
    <w:multiLevelType w:val="hybridMultilevel"/>
    <w:tmpl w:val="8354A36E"/>
    <w:lvl w:ilvl="0" w:tplc="5746A14A">
      <w:start w:val="1"/>
      <w:numFmt w:val="lowerLetter"/>
      <w:lvlText w:val="%1."/>
      <w:lvlJc w:val="left"/>
      <w:pPr>
        <w:ind w:left="150" w:hanging="363"/>
      </w:pPr>
      <w:rPr>
        <w:rFonts w:ascii="Arial" w:eastAsia="Arial" w:hAnsi="Arial" w:cs="Arial" w:hint="default"/>
        <w:b/>
        <w:bCs/>
        <w:spacing w:val="-2"/>
        <w:w w:val="98"/>
        <w:sz w:val="16"/>
        <w:szCs w:val="16"/>
        <w:lang w:val="en-US" w:eastAsia="en-US" w:bidi="en-US"/>
      </w:rPr>
    </w:lvl>
    <w:lvl w:ilvl="1" w:tplc="211223D0">
      <w:numFmt w:val="bullet"/>
      <w:lvlText w:val="•"/>
      <w:lvlJc w:val="left"/>
      <w:pPr>
        <w:ind w:left="597" w:hanging="363"/>
      </w:pPr>
      <w:rPr>
        <w:rFonts w:hint="default"/>
        <w:lang w:val="en-US" w:eastAsia="en-US" w:bidi="en-US"/>
      </w:rPr>
    </w:lvl>
    <w:lvl w:ilvl="2" w:tplc="2F402DC2">
      <w:numFmt w:val="bullet"/>
      <w:lvlText w:val="•"/>
      <w:lvlJc w:val="left"/>
      <w:pPr>
        <w:ind w:left="1035" w:hanging="363"/>
      </w:pPr>
      <w:rPr>
        <w:rFonts w:hint="default"/>
        <w:lang w:val="en-US" w:eastAsia="en-US" w:bidi="en-US"/>
      </w:rPr>
    </w:lvl>
    <w:lvl w:ilvl="3" w:tplc="C964B85A">
      <w:numFmt w:val="bullet"/>
      <w:lvlText w:val="•"/>
      <w:lvlJc w:val="left"/>
      <w:pPr>
        <w:ind w:left="1473" w:hanging="363"/>
      </w:pPr>
      <w:rPr>
        <w:rFonts w:hint="default"/>
        <w:lang w:val="en-US" w:eastAsia="en-US" w:bidi="en-US"/>
      </w:rPr>
    </w:lvl>
    <w:lvl w:ilvl="4" w:tplc="EDCA2530">
      <w:numFmt w:val="bullet"/>
      <w:lvlText w:val="•"/>
      <w:lvlJc w:val="left"/>
      <w:pPr>
        <w:ind w:left="1911" w:hanging="363"/>
      </w:pPr>
      <w:rPr>
        <w:rFonts w:hint="default"/>
        <w:lang w:val="en-US" w:eastAsia="en-US" w:bidi="en-US"/>
      </w:rPr>
    </w:lvl>
    <w:lvl w:ilvl="5" w:tplc="ED52298C">
      <w:numFmt w:val="bullet"/>
      <w:lvlText w:val="•"/>
      <w:lvlJc w:val="left"/>
      <w:pPr>
        <w:ind w:left="2349" w:hanging="363"/>
      </w:pPr>
      <w:rPr>
        <w:rFonts w:hint="default"/>
        <w:lang w:val="en-US" w:eastAsia="en-US" w:bidi="en-US"/>
      </w:rPr>
    </w:lvl>
    <w:lvl w:ilvl="6" w:tplc="4C84E560">
      <w:numFmt w:val="bullet"/>
      <w:lvlText w:val="•"/>
      <w:lvlJc w:val="left"/>
      <w:pPr>
        <w:ind w:left="2787" w:hanging="363"/>
      </w:pPr>
      <w:rPr>
        <w:rFonts w:hint="default"/>
        <w:lang w:val="en-US" w:eastAsia="en-US" w:bidi="en-US"/>
      </w:rPr>
    </w:lvl>
    <w:lvl w:ilvl="7" w:tplc="2D2EA862">
      <w:numFmt w:val="bullet"/>
      <w:lvlText w:val="•"/>
      <w:lvlJc w:val="left"/>
      <w:pPr>
        <w:ind w:left="3224" w:hanging="363"/>
      </w:pPr>
      <w:rPr>
        <w:rFonts w:hint="default"/>
        <w:lang w:val="en-US" w:eastAsia="en-US" w:bidi="en-US"/>
      </w:rPr>
    </w:lvl>
    <w:lvl w:ilvl="8" w:tplc="60286662">
      <w:numFmt w:val="bullet"/>
      <w:lvlText w:val="•"/>
      <w:lvlJc w:val="left"/>
      <w:pPr>
        <w:ind w:left="3662" w:hanging="363"/>
      </w:pPr>
      <w:rPr>
        <w:rFonts w:hint="default"/>
        <w:lang w:val="en-US" w:eastAsia="en-US" w:bidi="en-US"/>
      </w:rPr>
    </w:lvl>
  </w:abstractNum>
  <w:abstractNum w:abstractNumId="21" w15:restartNumberingAfterBreak="0">
    <w:nsid w:val="5C364F53"/>
    <w:multiLevelType w:val="hybridMultilevel"/>
    <w:tmpl w:val="D37A9AE8"/>
    <w:lvl w:ilvl="0" w:tplc="2616707A">
      <w:start w:val="29"/>
      <w:numFmt w:val="decimal"/>
      <w:lvlText w:val="%1."/>
      <w:lvlJc w:val="left"/>
      <w:pPr>
        <w:ind w:left="1645" w:hanging="264"/>
        <w:jc w:val="right"/>
      </w:pPr>
      <w:rPr>
        <w:rFonts w:hint="default"/>
        <w:spacing w:val="-3"/>
        <w:w w:val="98"/>
        <w:lang w:val="en-US" w:eastAsia="en-US" w:bidi="en-US"/>
      </w:rPr>
    </w:lvl>
    <w:lvl w:ilvl="1" w:tplc="9C587312">
      <w:start w:val="1"/>
      <w:numFmt w:val="lowerLetter"/>
      <w:lvlText w:val="%2."/>
      <w:lvlJc w:val="left"/>
      <w:pPr>
        <w:ind w:left="151" w:hanging="362"/>
        <w:jc w:val="right"/>
      </w:pPr>
      <w:rPr>
        <w:rFonts w:ascii="Arial" w:eastAsia="Arial" w:hAnsi="Arial" w:cs="Arial" w:hint="default"/>
        <w:b/>
        <w:bCs/>
        <w:spacing w:val="-2"/>
        <w:w w:val="98"/>
        <w:sz w:val="16"/>
        <w:szCs w:val="16"/>
        <w:lang w:val="en-US" w:eastAsia="en-US" w:bidi="en-US"/>
      </w:rPr>
    </w:lvl>
    <w:lvl w:ilvl="2" w:tplc="09E878DE">
      <w:numFmt w:val="bullet"/>
      <w:lvlText w:val="•"/>
      <w:lvlJc w:val="left"/>
      <w:pPr>
        <w:ind w:left="1453" w:hanging="362"/>
      </w:pPr>
      <w:rPr>
        <w:rFonts w:hint="default"/>
        <w:lang w:val="en-US" w:eastAsia="en-US" w:bidi="en-US"/>
      </w:rPr>
    </w:lvl>
    <w:lvl w:ilvl="3" w:tplc="7FAA2C2C">
      <w:numFmt w:val="bullet"/>
      <w:lvlText w:val="•"/>
      <w:lvlJc w:val="left"/>
      <w:pPr>
        <w:ind w:left="1266" w:hanging="362"/>
      </w:pPr>
      <w:rPr>
        <w:rFonts w:hint="default"/>
        <w:lang w:val="en-US" w:eastAsia="en-US" w:bidi="en-US"/>
      </w:rPr>
    </w:lvl>
    <w:lvl w:ilvl="4" w:tplc="F0AA694A">
      <w:numFmt w:val="bullet"/>
      <w:lvlText w:val="•"/>
      <w:lvlJc w:val="left"/>
      <w:pPr>
        <w:ind w:left="1080" w:hanging="362"/>
      </w:pPr>
      <w:rPr>
        <w:rFonts w:hint="default"/>
        <w:lang w:val="en-US" w:eastAsia="en-US" w:bidi="en-US"/>
      </w:rPr>
    </w:lvl>
    <w:lvl w:ilvl="5" w:tplc="D632F880">
      <w:numFmt w:val="bullet"/>
      <w:lvlText w:val="•"/>
      <w:lvlJc w:val="left"/>
      <w:pPr>
        <w:ind w:left="893" w:hanging="362"/>
      </w:pPr>
      <w:rPr>
        <w:rFonts w:hint="default"/>
        <w:lang w:val="en-US" w:eastAsia="en-US" w:bidi="en-US"/>
      </w:rPr>
    </w:lvl>
    <w:lvl w:ilvl="6" w:tplc="02F26702">
      <w:numFmt w:val="bullet"/>
      <w:lvlText w:val="•"/>
      <w:lvlJc w:val="left"/>
      <w:pPr>
        <w:ind w:left="706" w:hanging="362"/>
      </w:pPr>
      <w:rPr>
        <w:rFonts w:hint="default"/>
        <w:lang w:val="en-US" w:eastAsia="en-US" w:bidi="en-US"/>
      </w:rPr>
    </w:lvl>
    <w:lvl w:ilvl="7" w:tplc="4DC4ABB4">
      <w:numFmt w:val="bullet"/>
      <w:lvlText w:val="•"/>
      <w:lvlJc w:val="left"/>
      <w:pPr>
        <w:ind w:left="520" w:hanging="362"/>
      </w:pPr>
      <w:rPr>
        <w:rFonts w:hint="default"/>
        <w:lang w:val="en-US" w:eastAsia="en-US" w:bidi="en-US"/>
      </w:rPr>
    </w:lvl>
    <w:lvl w:ilvl="8" w:tplc="93743538">
      <w:numFmt w:val="bullet"/>
      <w:lvlText w:val="•"/>
      <w:lvlJc w:val="left"/>
      <w:pPr>
        <w:ind w:left="333" w:hanging="362"/>
      </w:pPr>
      <w:rPr>
        <w:rFonts w:hint="default"/>
        <w:lang w:val="en-US" w:eastAsia="en-US" w:bidi="en-US"/>
      </w:rPr>
    </w:lvl>
  </w:abstractNum>
  <w:abstractNum w:abstractNumId="22" w15:restartNumberingAfterBreak="0">
    <w:nsid w:val="5D5B319B"/>
    <w:multiLevelType w:val="hybridMultilevel"/>
    <w:tmpl w:val="9C48FC0A"/>
    <w:lvl w:ilvl="0" w:tplc="061E0CBE">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F0546"/>
    <w:multiLevelType w:val="hybridMultilevel"/>
    <w:tmpl w:val="DC4289CE"/>
    <w:lvl w:ilvl="0" w:tplc="4A561E0C">
      <w:start w:val="1"/>
      <w:numFmt w:val="decimal"/>
      <w:lvlText w:val="%1"/>
      <w:lvlJc w:val="left"/>
      <w:pPr>
        <w:ind w:left="825" w:hanging="340"/>
      </w:pPr>
      <w:rPr>
        <w:rFonts w:ascii="Times New Roman" w:eastAsia="Times New Roman" w:hAnsi="Times New Roman" w:cs="Times New Roman" w:hint="default"/>
        <w:b/>
        <w:bCs/>
        <w:w w:val="99"/>
        <w:sz w:val="22"/>
        <w:szCs w:val="22"/>
        <w:lang w:val="en-US" w:eastAsia="en-US" w:bidi="en-US"/>
      </w:rPr>
    </w:lvl>
    <w:lvl w:ilvl="1" w:tplc="0A08138E">
      <w:start w:val="1"/>
      <w:numFmt w:val="lowerLetter"/>
      <w:lvlText w:val="%2)"/>
      <w:lvlJc w:val="left"/>
      <w:pPr>
        <w:ind w:left="1520" w:hanging="361"/>
      </w:pPr>
      <w:rPr>
        <w:rFonts w:ascii="Univers for KPMG" w:eastAsia="Univers for KPMG" w:hAnsi="Univers for KPMG" w:cs="Univers for KPMG" w:hint="default"/>
        <w:w w:val="99"/>
        <w:sz w:val="22"/>
        <w:szCs w:val="22"/>
        <w:lang w:val="en-US" w:eastAsia="en-US" w:bidi="en-US"/>
      </w:rPr>
    </w:lvl>
    <w:lvl w:ilvl="2" w:tplc="B6AA39A2">
      <w:start w:val="1"/>
      <w:numFmt w:val="decimal"/>
      <w:lvlText w:val="%3."/>
      <w:lvlJc w:val="left"/>
      <w:pPr>
        <w:ind w:left="2007" w:hanging="362"/>
        <w:jc w:val="right"/>
      </w:pPr>
      <w:rPr>
        <w:rFonts w:ascii="Arial" w:eastAsia="Arial" w:hAnsi="Arial" w:cs="Arial" w:hint="default"/>
        <w:b/>
        <w:bCs/>
        <w:spacing w:val="-2"/>
        <w:w w:val="98"/>
        <w:sz w:val="16"/>
        <w:szCs w:val="16"/>
        <w:lang w:val="en-US" w:eastAsia="en-US" w:bidi="en-US"/>
      </w:rPr>
    </w:lvl>
    <w:lvl w:ilvl="3" w:tplc="4A784042">
      <w:numFmt w:val="bullet"/>
      <w:lvlText w:val="•"/>
      <w:lvlJc w:val="left"/>
      <w:pPr>
        <w:ind w:left="2472" w:hanging="362"/>
      </w:pPr>
      <w:rPr>
        <w:rFonts w:hint="default"/>
        <w:lang w:val="en-US" w:eastAsia="en-US" w:bidi="en-US"/>
      </w:rPr>
    </w:lvl>
    <w:lvl w:ilvl="4" w:tplc="B5249E4E">
      <w:numFmt w:val="bullet"/>
      <w:lvlText w:val="•"/>
      <w:lvlJc w:val="left"/>
      <w:pPr>
        <w:ind w:left="2945" w:hanging="362"/>
      </w:pPr>
      <w:rPr>
        <w:rFonts w:hint="default"/>
        <w:lang w:val="en-US" w:eastAsia="en-US" w:bidi="en-US"/>
      </w:rPr>
    </w:lvl>
    <w:lvl w:ilvl="5" w:tplc="B9AA5494">
      <w:numFmt w:val="bullet"/>
      <w:lvlText w:val="•"/>
      <w:lvlJc w:val="left"/>
      <w:pPr>
        <w:ind w:left="3418" w:hanging="362"/>
      </w:pPr>
      <w:rPr>
        <w:rFonts w:hint="default"/>
        <w:lang w:val="en-US" w:eastAsia="en-US" w:bidi="en-US"/>
      </w:rPr>
    </w:lvl>
    <w:lvl w:ilvl="6" w:tplc="44A0177C">
      <w:numFmt w:val="bullet"/>
      <w:lvlText w:val="•"/>
      <w:lvlJc w:val="left"/>
      <w:pPr>
        <w:ind w:left="3890" w:hanging="362"/>
      </w:pPr>
      <w:rPr>
        <w:rFonts w:hint="default"/>
        <w:lang w:val="en-US" w:eastAsia="en-US" w:bidi="en-US"/>
      </w:rPr>
    </w:lvl>
    <w:lvl w:ilvl="7" w:tplc="5D2E1CF0">
      <w:numFmt w:val="bullet"/>
      <w:lvlText w:val="•"/>
      <w:lvlJc w:val="left"/>
      <w:pPr>
        <w:ind w:left="4363" w:hanging="362"/>
      </w:pPr>
      <w:rPr>
        <w:rFonts w:hint="default"/>
        <w:lang w:val="en-US" w:eastAsia="en-US" w:bidi="en-US"/>
      </w:rPr>
    </w:lvl>
    <w:lvl w:ilvl="8" w:tplc="6614A122">
      <w:numFmt w:val="bullet"/>
      <w:lvlText w:val="•"/>
      <w:lvlJc w:val="left"/>
      <w:pPr>
        <w:ind w:left="4836" w:hanging="362"/>
      </w:pPr>
      <w:rPr>
        <w:rFonts w:hint="default"/>
        <w:lang w:val="en-US" w:eastAsia="en-US" w:bidi="en-US"/>
      </w:rPr>
    </w:lvl>
  </w:abstractNum>
  <w:abstractNum w:abstractNumId="24" w15:restartNumberingAfterBreak="0">
    <w:nsid w:val="5FE81FAD"/>
    <w:multiLevelType w:val="singleLevel"/>
    <w:tmpl w:val="FAF2DCBC"/>
    <w:lvl w:ilvl="0">
      <w:start w:val="1"/>
      <w:numFmt w:val="bullet"/>
      <w:lvlText w:val=""/>
      <w:lvlJc w:val="left"/>
      <w:pPr>
        <w:tabs>
          <w:tab w:val="num" w:pos="340"/>
        </w:tabs>
        <w:ind w:left="340" w:hanging="340"/>
      </w:pPr>
      <w:rPr>
        <w:rFonts w:ascii="Symbol" w:hAnsi="Symbol" w:hint="default"/>
        <w:color w:val="auto"/>
        <w:sz w:val="22"/>
      </w:rPr>
    </w:lvl>
  </w:abstractNum>
  <w:abstractNum w:abstractNumId="25" w15:restartNumberingAfterBreak="0">
    <w:nsid w:val="65331EBB"/>
    <w:multiLevelType w:val="hybridMultilevel"/>
    <w:tmpl w:val="33E8B14E"/>
    <w:lvl w:ilvl="0" w:tplc="91866A2A">
      <w:start w:val="1"/>
      <w:numFmt w:val="lowerLetter"/>
      <w:lvlText w:val="%1."/>
      <w:lvlJc w:val="left"/>
      <w:pPr>
        <w:ind w:left="1645" w:hanging="363"/>
        <w:jc w:val="right"/>
      </w:pPr>
      <w:rPr>
        <w:rFonts w:ascii="Arial" w:eastAsia="Arial" w:hAnsi="Arial" w:cs="Arial" w:hint="default"/>
        <w:b/>
        <w:bCs/>
        <w:spacing w:val="-2"/>
        <w:w w:val="98"/>
        <w:sz w:val="16"/>
        <w:szCs w:val="16"/>
        <w:lang w:val="en-US" w:eastAsia="en-US" w:bidi="en-US"/>
      </w:rPr>
    </w:lvl>
    <w:lvl w:ilvl="1" w:tplc="3D22C55E">
      <w:numFmt w:val="bullet"/>
      <w:lvlText w:val="•"/>
      <w:lvlJc w:val="left"/>
      <w:pPr>
        <w:ind w:left="2054" w:hanging="363"/>
      </w:pPr>
      <w:rPr>
        <w:rFonts w:hint="default"/>
        <w:lang w:val="en-US" w:eastAsia="en-US" w:bidi="en-US"/>
      </w:rPr>
    </w:lvl>
    <w:lvl w:ilvl="2" w:tplc="637AC186">
      <w:numFmt w:val="bullet"/>
      <w:lvlText w:val="•"/>
      <w:lvlJc w:val="left"/>
      <w:pPr>
        <w:ind w:left="2468" w:hanging="363"/>
      </w:pPr>
      <w:rPr>
        <w:rFonts w:hint="default"/>
        <w:lang w:val="en-US" w:eastAsia="en-US" w:bidi="en-US"/>
      </w:rPr>
    </w:lvl>
    <w:lvl w:ilvl="3" w:tplc="B0AEB06A">
      <w:numFmt w:val="bullet"/>
      <w:lvlText w:val="•"/>
      <w:lvlJc w:val="left"/>
      <w:pPr>
        <w:ind w:left="2882" w:hanging="363"/>
      </w:pPr>
      <w:rPr>
        <w:rFonts w:hint="default"/>
        <w:lang w:val="en-US" w:eastAsia="en-US" w:bidi="en-US"/>
      </w:rPr>
    </w:lvl>
    <w:lvl w:ilvl="4" w:tplc="45B228B4">
      <w:numFmt w:val="bullet"/>
      <w:lvlText w:val="•"/>
      <w:lvlJc w:val="left"/>
      <w:pPr>
        <w:ind w:left="3296" w:hanging="363"/>
      </w:pPr>
      <w:rPr>
        <w:rFonts w:hint="default"/>
        <w:lang w:val="en-US" w:eastAsia="en-US" w:bidi="en-US"/>
      </w:rPr>
    </w:lvl>
    <w:lvl w:ilvl="5" w:tplc="F03A634A">
      <w:numFmt w:val="bullet"/>
      <w:lvlText w:val="•"/>
      <w:lvlJc w:val="left"/>
      <w:pPr>
        <w:ind w:left="3710" w:hanging="363"/>
      </w:pPr>
      <w:rPr>
        <w:rFonts w:hint="default"/>
        <w:lang w:val="en-US" w:eastAsia="en-US" w:bidi="en-US"/>
      </w:rPr>
    </w:lvl>
    <w:lvl w:ilvl="6" w:tplc="AB5A5190">
      <w:numFmt w:val="bullet"/>
      <w:lvlText w:val="•"/>
      <w:lvlJc w:val="left"/>
      <w:pPr>
        <w:ind w:left="4124" w:hanging="363"/>
      </w:pPr>
      <w:rPr>
        <w:rFonts w:hint="default"/>
        <w:lang w:val="en-US" w:eastAsia="en-US" w:bidi="en-US"/>
      </w:rPr>
    </w:lvl>
    <w:lvl w:ilvl="7" w:tplc="51DA9860">
      <w:numFmt w:val="bullet"/>
      <w:lvlText w:val="•"/>
      <w:lvlJc w:val="left"/>
      <w:pPr>
        <w:ind w:left="4538" w:hanging="363"/>
      </w:pPr>
      <w:rPr>
        <w:rFonts w:hint="default"/>
        <w:lang w:val="en-US" w:eastAsia="en-US" w:bidi="en-US"/>
      </w:rPr>
    </w:lvl>
    <w:lvl w:ilvl="8" w:tplc="2B5E0390">
      <w:numFmt w:val="bullet"/>
      <w:lvlText w:val="•"/>
      <w:lvlJc w:val="left"/>
      <w:pPr>
        <w:ind w:left="4952" w:hanging="363"/>
      </w:pPr>
      <w:rPr>
        <w:rFonts w:hint="default"/>
        <w:lang w:val="en-US" w:eastAsia="en-US" w:bidi="en-US"/>
      </w:rPr>
    </w:lvl>
  </w:abstractNum>
  <w:abstractNum w:abstractNumId="26" w15:restartNumberingAfterBreak="0">
    <w:nsid w:val="68610E2D"/>
    <w:multiLevelType w:val="hybridMultilevel"/>
    <w:tmpl w:val="EDBCE636"/>
    <w:lvl w:ilvl="0" w:tplc="43D21F54">
      <w:start w:val="1"/>
      <w:numFmt w:val="bullet"/>
      <w:lvlText w:val="•"/>
      <w:lvlJc w:val="left"/>
      <w:pPr>
        <w:tabs>
          <w:tab w:val="num" w:pos="720"/>
        </w:tabs>
        <w:ind w:left="720" w:hanging="360"/>
      </w:pPr>
      <w:rPr>
        <w:rFonts w:ascii="Arial" w:hAnsi="Arial" w:hint="default"/>
      </w:rPr>
    </w:lvl>
    <w:lvl w:ilvl="1" w:tplc="1A849B42" w:tentative="1">
      <w:start w:val="1"/>
      <w:numFmt w:val="bullet"/>
      <w:lvlText w:val="•"/>
      <w:lvlJc w:val="left"/>
      <w:pPr>
        <w:tabs>
          <w:tab w:val="num" w:pos="1440"/>
        </w:tabs>
        <w:ind w:left="1440" w:hanging="360"/>
      </w:pPr>
      <w:rPr>
        <w:rFonts w:ascii="Arial" w:hAnsi="Arial" w:hint="default"/>
      </w:rPr>
    </w:lvl>
    <w:lvl w:ilvl="2" w:tplc="B5FAD7B2" w:tentative="1">
      <w:start w:val="1"/>
      <w:numFmt w:val="bullet"/>
      <w:lvlText w:val="•"/>
      <w:lvlJc w:val="left"/>
      <w:pPr>
        <w:tabs>
          <w:tab w:val="num" w:pos="2160"/>
        </w:tabs>
        <w:ind w:left="2160" w:hanging="360"/>
      </w:pPr>
      <w:rPr>
        <w:rFonts w:ascii="Arial" w:hAnsi="Arial" w:hint="default"/>
      </w:rPr>
    </w:lvl>
    <w:lvl w:ilvl="3" w:tplc="54F46980" w:tentative="1">
      <w:start w:val="1"/>
      <w:numFmt w:val="bullet"/>
      <w:lvlText w:val="•"/>
      <w:lvlJc w:val="left"/>
      <w:pPr>
        <w:tabs>
          <w:tab w:val="num" w:pos="2880"/>
        </w:tabs>
        <w:ind w:left="2880" w:hanging="360"/>
      </w:pPr>
      <w:rPr>
        <w:rFonts w:ascii="Arial" w:hAnsi="Arial" w:hint="default"/>
      </w:rPr>
    </w:lvl>
    <w:lvl w:ilvl="4" w:tplc="AB428E64" w:tentative="1">
      <w:start w:val="1"/>
      <w:numFmt w:val="bullet"/>
      <w:lvlText w:val="•"/>
      <w:lvlJc w:val="left"/>
      <w:pPr>
        <w:tabs>
          <w:tab w:val="num" w:pos="3600"/>
        </w:tabs>
        <w:ind w:left="3600" w:hanging="360"/>
      </w:pPr>
      <w:rPr>
        <w:rFonts w:ascii="Arial" w:hAnsi="Arial" w:hint="default"/>
      </w:rPr>
    </w:lvl>
    <w:lvl w:ilvl="5" w:tplc="26DAF206" w:tentative="1">
      <w:start w:val="1"/>
      <w:numFmt w:val="bullet"/>
      <w:lvlText w:val="•"/>
      <w:lvlJc w:val="left"/>
      <w:pPr>
        <w:tabs>
          <w:tab w:val="num" w:pos="4320"/>
        </w:tabs>
        <w:ind w:left="4320" w:hanging="360"/>
      </w:pPr>
      <w:rPr>
        <w:rFonts w:ascii="Arial" w:hAnsi="Arial" w:hint="default"/>
      </w:rPr>
    </w:lvl>
    <w:lvl w:ilvl="6" w:tplc="8196E2FA" w:tentative="1">
      <w:start w:val="1"/>
      <w:numFmt w:val="bullet"/>
      <w:lvlText w:val="•"/>
      <w:lvlJc w:val="left"/>
      <w:pPr>
        <w:tabs>
          <w:tab w:val="num" w:pos="5040"/>
        </w:tabs>
        <w:ind w:left="5040" w:hanging="360"/>
      </w:pPr>
      <w:rPr>
        <w:rFonts w:ascii="Arial" w:hAnsi="Arial" w:hint="default"/>
      </w:rPr>
    </w:lvl>
    <w:lvl w:ilvl="7" w:tplc="0E8C4E8A" w:tentative="1">
      <w:start w:val="1"/>
      <w:numFmt w:val="bullet"/>
      <w:lvlText w:val="•"/>
      <w:lvlJc w:val="left"/>
      <w:pPr>
        <w:tabs>
          <w:tab w:val="num" w:pos="5760"/>
        </w:tabs>
        <w:ind w:left="5760" w:hanging="360"/>
      </w:pPr>
      <w:rPr>
        <w:rFonts w:ascii="Arial" w:hAnsi="Arial" w:hint="default"/>
      </w:rPr>
    </w:lvl>
    <w:lvl w:ilvl="8" w:tplc="6B8C72C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91C2CA3"/>
    <w:multiLevelType w:val="hybridMultilevel"/>
    <w:tmpl w:val="5B86C056"/>
    <w:lvl w:ilvl="0" w:tplc="3DA69318">
      <w:start w:val="1"/>
      <w:numFmt w:val="lowerLetter"/>
      <w:lvlText w:val="%1)"/>
      <w:lvlJc w:val="left"/>
      <w:pPr>
        <w:ind w:left="2005" w:hanging="360"/>
      </w:pPr>
      <w:rPr>
        <w:rFonts w:ascii="Univers for KPMG" w:eastAsia="Univers for KPMG" w:hAnsi="Univers for KPMG" w:cs="Univers for KPMG" w:hint="default"/>
        <w:spacing w:val="-3"/>
        <w:w w:val="99"/>
        <w:sz w:val="20"/>
        <w:szCs w:val="20"/>
        <w:lang w:val="en-US" w:eastAsia="en-US" w:bidi="en-US"/>
      </w:rPr>
    </w:lvl>
    <w:lvl w:ilvl="1" w:tplc="69B4B13A">
      <w:numFmt w:val="bullet"/>
      <w:lvlText w:val="•"/>
      <w:lvlJc w:val="left"/>
      <w:pPr>
        <w:ind w:left="2836" w:hanging="360"/>
      </w:pPr>
      <w:rPr>
        <w:rFonts w:hint="default"/>
        <w:lang w:val="en-US" w:eastAsia="en-US" w:bidi="en-US"/>
      </w:rPr>
    </w:lvl>
    <w:lvl w:ilvl="2" w:tplc="7C6CAE90">
      <w:numFmt w:val="bullet"/>
      <w:lvlText w:val="•"/>
      <w:lvlJc w:val="left"/>
      <w:pPr>
        <w:ind w:left="3672" w:hanging="360"/>
      </w:pPr>
      <w:rPr>
        <w:rFonts w:hint="default"/>
        <w:lang w:val="en-US" w:eastAsia="en-US" w:bidi="en-US"/>
      </w:rPr>
    </w:lvl>
    <w:lvl w:ilvl="3" w:tplc="387A17BC">
      <w:numFmt w:val="bullet"/>
      <w:lvlText w:val="•"/>
      <w:lvlJc w:val="left"/>
      <w:pPr>
        <w:ind w:left="4508" w:hanging="360"/>
      </w:pPr>
      <w:rPr>
        <w:rFonts w:hint="default"/>
        <w:lang w:val="en-US" w:eastAsia="en-US" w:bidi="en-US"/>
      </w:rPr>
    </w:lvl>
    <w:lvl w:ilvl="4" w:tplc="EF5AD5D2">
      <w:numFmt w:val="bullet"/>
      <w:lvlText w:val="•"/>
      <w:lvlJc w:val="left"/>
      <w:pPr>
        <w:ind w:left="5344" w:hanging="360"/>
      </w:pPr>
      <w:rPr>
        <w:rFonts w:hint="default"/>
        <w:lang w:val="en-US" w:eastAsia="en-US" w:bidi="en-US"/>
      </w:rPr>
    </w:lvl>
    <w:lvl w:ilvl="5" w:tplc="995E1BE6">
      <w:numFmt w:val="bullet"/>
      <w:lvlText w:val="•"/>
      <w:lvlJc w:val="left"/>
      <w:pPr>
        <w:ind w:left="6180" w:hanging="360"/>
      </w:pPr>
      <w:rPr>
        <w:rFonts w:hint="default"/>
        <w:lang w:val="en-US" w:eastAsia="en-US" w:bidi="en-US"/>
      </w:rPr>
    </w:lvl>
    <w:lvl w:ilvl="6" w:tplc="C8A4B366">
      <w:numFmt w:val="bullet"/>
      <w:lvlText w:val="•"/>
      <w:lvlJc w:val="left"/>
      <w:pPr>
        <w:ind w:left="7016" w:hanging="360"/>
      </w:pPr>
      <w:rPr>
        <w:rFonts w:hint="default"/>
        <w:lang w:val="en-US" w:eastAsia="en-US" w:bidi="en-US"/>
      </w:rPr>
    </w:lvl>
    <w:lvl w:ilvl="7" w:tplc="BE148A8C">
      <w:numFmt w:val="bullet"/>
      <w:lvlText w:val="•"/>
      <w:lvlJc w:val="left"/>
      <w:pPr>
        <w:ind w:left="7852" w:hanging="360"/>
      </w:pPr>
      <w:rPr>
        <w:rFonts w:hint="default"/>
        <w:lang w:val="en-US" w:eastAsia="en-US" w:bidi="en-US"/>
      </w:rPr>
    </w:lvl>
    <w:lvl w:ilvl="8" w:tplc="C87E3370">
      <w:numFmt w:val="bullet"/>
      <w:lvlText w:val="•"/>
      <w:lvlJc w:val="left"/>
      <w:pPr>
        <w:ind w:left="8688" w:hanging="360"/>
      </w:pPr>
      <w:rPr>
        <w:rFonts w:hint="default"/>
        <w:lang w:val="en-US" w:eastAsia="en-US" w:bidi="en-US"/>
      </w:rPr>
    </w:lvl>
  </w:abstractNum>
  <w:abstractNum w:abstractNumId="28" w15:restartNumberingAfterBreak="0">
    <w:nsid w:val="6A434AC8"/>
    <w:multiLevelType w:val="hybridMultilevel"/>
    <w:tmpl w:val="81D2E832"/>
    <w:lvl w:ilvl="0" w:tplc="6F8E20EE">
      <w:start w:val="1"/>
      <w:numFmt w:val="lowerLetter"/>
      <w:lvlText w:val="%1)"/>
      <w:lvlJc w:val="left"/>
      <w:pPr>
        <w:ind w:left="1080" w:hanging="360"/>
      </w:pPr>
      <w:rPr>
        <w:rFonts w:ascii="Univers for KPMG" w:hAnsi="Univers for KPMG" w:cs="Arial"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9422B2"/>
    <w:multiLevelType w:val="hybridMultilevel"/>
    <w:tmpl w:val="2F3EDA9E"/>
    <w:lvl w:ilvl="0" w:tplc="6A5241F8">
      <w:start w:val="1"/>
      <w:numFmt w:val="decimal"/>
      <w:lvlText w:val="%1."/>
      <w:lvlJc w:val="left"/>
      <w:pPr>
        <w:tabs>
          <w:tab w:val="num" w:pos="720"/>
        </w:tabs>
        <w:ind w:left="720" w:hanging="360"/>
      </w:pPr>
      <w:rPr>
        <w:rFonts w:cs="Times New Roman"/>
        <w:b/>
      </w:rPr>
    </w:lvl>
    <w:lvl w:ilvl="1" w:tplc="04090017">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30" w15:restartNumberingAfterBreak="0">
    <w:nsid w:val="72A03CB4"/>
    <w:multiLevelType w:val="hybridMultilevel"/>
    <w:tmpl w:val="0478B19C"/>
    <w:lvl w:ilvl="0" w:tplc="578E77D8">
      <w:start w:val="1"/>
      <w:numFmt w:val="lowerLetter"/>
      <w:lvlText w:val="%1."/>
      <w:lvlJc w:val="left"/>
      <w:pPr>
        <w:ind w:left="150" w:hanging="183"/>
        <w:jc w:val="right"/>
      </w:pPr>
      <w:rPr>
        <w:rFonts w:ascii="Arial" w:eastAsia="Arial" w:hAnsi="Arial" w:cs="Arial" w:hint="default"/>
        <w:b/>
        <w:bCs/>
        <w:spacing w:val="-2"/>
        <w:w w:val="98"/>
        <w:sz w:val="16"/>
        <w:szCs w:val="16"/>
        <w:lang w:val="en-US" w:eastAsia="en-US" w:bidi="en-US"/>
      </w:rPr>
    </w:lvl>
    <w:lvl w:ilvl="1" w:tplc="0DD4CE26">
      <w:numFmt w:val="bullet"/>
      <w:lvlText w:val="•"/>
      <w:lvlJc w:val="left"/>
      <w:pPr>
        <w:ind w:left="597" w:hanging="183"/>
      </w:pPr>
      <w:rPr>
        <w:rFonts w:hint="default"/>
        <w:lang w:val="en-US" w:eastAsia="en-US" w:bidi="en-US"/>
      </w:rPr>
    </w:lvl>
    <w:lvl w:ilvl="2" w:tplc="06729D28">
      <w:numFmt w:val="bullet"/>
      <w:lvlText w:val="•"/>
      <w:lvlJc w:val="left"/>
      <w:pPr>
        <w:ind w:left="1035" w:hanging="183"/>
      </w:pPr>
      <w:rPr>
        <w:rFonts w:hint="default"/>
        <w:lang w:val="en-US" w:eastAsia="en-US" w:bidi="en-US"/>
      </w:rPr>
    </w:lvl>
    <w:lvl w:ilvl="3" w:tplc="8FAE8B0E">
      <w:numFmt w:val="bullet"/>
      <w:lvlText w:val="•"/>
      <w:lvlJc w:val="left"/>
      <w:pPr>
        <w:ind w:left="1473" w:hanging="183"/>
      </w:pPr>
      <w:rPr>
        <w:rFonts w:hint="default"/>
        <w:lang w:val="en-US" w:eastAsia="en-US" w:bidi="en-US"/>
      </w:rPr>
    </w:lvl>
    <w:lvl w:ilvl="4" w:tplc="39DC0A10">
      <w:numFmt w:val="bullet"/>
      <w:lvlText w:val="•"/>
      <w:lvlJc w:val="left"/>
      <w:pPr>
        <w:ind w:left="1911" w:hanging="183"/>
      </w:pPr>
      <w:rPr>
        <w:rFonts w:hint="default"/>
        <w:lang w:val="en-US" w:eastAsia="en-US" w:bidi="en-US"/>
      </w:rPr>
    </w:lvl>
    <w:lvl w:ilvl="5" w:tplc="7C9A91CE">
      <w:numFmt w:val="bullet"/>
      <w:lvlText w:val="•"/>
      <w:lvlJc w:val="left"/>
      <w:pPr>
        <w:ind w:left="2349" w:hanging="183"/>
      </w:pPr>
      <w:rPr>
        <w:rFonts w:hint="default"/>
        <w:lang w:val="en-US" w:eastAsia="en-US" w:bidi="en-US"/>
      </w:rPr>
    </w:lvl>
    <w:lvl w:ilvl="6" w:tplc="2BF80FA6">
      <w:numFmt w:val="bullet"/>
      <w:lvlText w:val="•"/>
      <w:lvlJc w:val="left"/>
      <w:pPr>
        <w:ind w:left="2787" w:hanging="183"/>
      </w:pPr>
      <w:rPr>
        <w:rFonts w:hint="default"/>
        <w:lang w:val="en-US" w:eastAsia="en-US" w:bidi="en-US"/>
      </w:rPr>
    </w:lvl>
    <w:lvl w:ilvl="7" w:tplc="9F36615C">
      <w:numFmt w:val="bullet"/>
      <w:lvlText w:val="•"/>
      <w:lvlJc w:val="left"/>
      <w:pPr>
        <w:ind w:left="3224" w:hanging="183"/>
      </w:pPr>
      <w:rPr>
        <w:rFonts w:hint="default"/>
        <w:lang w:val="en-US" w:eastAsia="en-US" w:bidi="en-US"/>
      </w:rPr>
    </w:lvl>
    <w:lvl w:ilvl="8" w:tplc="6666B90C">
      <w:numFmt w:val="bullet"/>
      <w:lvlText w:val="•"/>
      <w:lvlJc w:val="left"/>
      <w:pPr>
        <w:ind w:left="3662" w:hanging="183"/>
      </w:pPr>
      <w:rPr>
        <w:rFonts w:hint="default"/>
        <w:lang w:val="en-US" w:eastAsia="en-US" w:bidi="en-US"/>
      </w:rPr>
    </w:lvl>
  </w:abstractNum>
  <w:abstractNum w:abstractNumId="31" w15:restartNumberingAfterBreak="0">
    <w:nsid w:val="74040D5A"/>
    <w:multiLevelType w:val="hybridMultilevel"/>
    <w:tmpl w:val="D63AECFC"/>
    <w:lvl w:ilvl="0" w:tplc="2AF2CF40">
      <w:start w:val="1"/>
      <w:numFmt w:val="lowerLetter"/>
      <w:lvlText w:val="%1."/>
      <w:lvlJc w:val="left"/>
      <w:pPr>
        <w:ind w:left="1645" w:hanging="363"/>
        <w:jc w:val="right"/>
      </w:pPr>
      <w:rPr>
        <w:rFonts w:ascii="Arial" w:eastAsia="Arial" w:hAnsi="Arial" w:cs="Arial" w:hint="default"/>
        <w:b/>
        <w:bCs/>
        <w:spacing w:val="-2"/>
        <w:w w:val="98"/>
        <w:sz w:val="16"/>
        <w:szCs w:val="16"/>
        <w:lang w:val="en-US" w:eastAsia="en-US" w:bidi="en-US"/>
      </w:rPr>
    </w:lvl>
    <w:lvl w:ilvl="1" w:tplc="7A12ABBC">
      <w:numFmt w:val="bullet"/>
      <w:lvlText w:val="•"/>
      <w:lvlJc w:val="left"/>
      <w:pPr>
        <w:ind w:left="2054" w:hanging="363"/>
      </w:pPr>
      <w:rPr>
        <w:rFonts w:hint="default"/>
        <w:lang w:val="en-US" w:eastAsia="en-US" w:bidi="en-US"/>
      </w:rPr>
    </w:lvl>
    <w:lvl w:ilvl="2" w:tplc="B61286BA">
      <w:numFmt w:val="bullet"/>
      <w:lvlText w:val="•"/>
      <w:lvlJc w:val="left"/>
      <w:pPr>
        <w:ind w:left="2469" w:hanging="363"/>
      </w:pPr>
      <w:rPr>
        <w:rFonts w:hint="default"/>
        <w:lang w:val="en-US" w:eastAsia="en-US" w:bidi="en-US"/>
      </w:rPr>
    </w:lvl>
    <w:lvl w:ilvl="3" w:tplc="329ABAF2">
      <w:numFmt w:val="bullet"/>
      <w:lvlText w:val="•"/>
      <w:lvlJc w:val="left"/>
      <w:pPr>
        <w:ind w:left="2883" w:hanging="363"/>
      </w:pPr>
      <w:rPr>
        <w:rFonts w:hint="default"/>
        <w:lang w:val="en-US" w:eastAsia="en-US" w:bidi="en-US"/>
      </w:rPr>
    </w:lvl>
    <w:lvl w:ilvl="4" w:tplc="446EC110">
      <w:numFmt w:val="bullet"/>
      <w:lvlText w:val="•"/>
      <w:lvlJc w:val="left"/>
      <w:pPr>
        <w:ind w:left="3298" w:hanging="363"/>
      </w:pPr>
      <w:rPr>
        <w:rFonts w:hint="default"/>
        <w:lang w:val="en-US" w:eastAsia="en-US" w:bidi="en-US"/>
      </w:rPr>
    </w:lvl>
    <w:lvl w:ilvl="5" w:tplc="07D25B7A">
      <w:numFmt w:val="bullet"/>
      <w:lvlText w:val="•"/>
      <w:lvlJc w:val="left"/>
      <w:pPr>
        <w:ind w:left="3712" w:hanging="363"/>
      </w:pPr>
      <w:rPr>
        <w:rFonts w:hint="default"/>
        <w:lang w:val="en-US" w:eastAsia="en-US" w:bidi="en-US"/>
      </w:rPr>
    </w:lvl>
    <w:lvl w:ilvl="6" w:tplc="D3DE8274">
      <w:numFmt w:val="bullet"/>
      <w:lvlText w:val="•"/>
      <w:lvlJc w:val="left"/>
      <w:pPr>
        <w:ind w:left="4127" w:hanging="363"/>
      </w:pPr>
      <w:rPr>
        <w:rFonts w:hint="default"/>
        <w:lang w:val="en-US" w:eastAsia="en-US" w:bidi="en-US"/>
      </w:rPr>
    </w:lvl>
    <w:lvl w:ilvl="7" w:tplc="F990CDF6">
      <w:numFmt w:val="bullet"/>
      <w:lvlText w:val="•"/>
      <w:lvlJc w:val="left"/>
      <w:pPr>
        <w:ind w:left="4542" w:hanging="363"/>
      </w:pPr>
      <w:rPr>
        <w:rFonts w:hint="default"/>
        <w:lang w:val="en-US" w:eastAsia="en-US" w:bidi="en-US"/>
      </w:rPr>
    </w:lvl>
    <w:lvl w:ilvl="8" w:tplc="06F66F46">
      <w:numFmt w:val="bullet"/>
      <w:lvlText w:val="•"/>
      <w:lvlJc w:val="left"/>
      <w:pPr>
        <w:ind w:left="4956" w:hanging="363"/>
      </w:pPr>
      <w:rPr>
        <w:rFonts w:hint="default"/>
        <w:lang w:val="en-US" w:eastAsia="en-US" w:bidi="en-US"/>
      </w:rPr>
    </w:lvl>
  </w:abstractNum>
  <w:num w:numId="1" w16cid:durableId="1274509794">
    <w:abstractNumId w:val="27"/>
  </w:num>
  <w:num w:numId="2" w16cid:durableId="1974404243">
    <w:abstractNumId w:val="21"/>
  </w:num>
  <w:num w:numId="3" w16cid:durableId="476381551">
    <w:abstractNumId w:val="3"/>
  </w:num>
  <w:num w:numId="4" w16cid:durableId="1883904433">
    <w:abstractNumId w:val="13"/>
  </w:num>
  <w:num w:numId="5" w16cid:durableId="1031104775">
    <w:abstractNumId w:val="11"/>
  </w:num>
  <w:num w:numId="6" w16cid:durableId="603536171">
    <w:abstractNumId w:val="31"/>
  </w:num>
  <w:num w:numId="7" w16cid:durableId="1222207348">
    <w:abstractNumId w:val="5"/>
  </w:num>
  <w:num w:numId="8" w16cid:durableId="1253271896">
    <w:abstractNumId w:val="25"/>
  </w:num>
  <w:num w:numId="9" w16cid:durableId="2078552639">
    <w:abstractNumId w:val="30"/>
  </w:num>
  <w:num w:numId="10" w16cid:durableId="963273082">
    <w:abstractNumId w:val="20"/>
  </w:num>
  <w:num w:numId="11" w16cid:durableId="1283489630">
    <w:abstractNumId w:val="8"/>
  </w:num>
  <w:num w:numId="12" w16cid:durableId="690686616">
    <w:abstractNumId w:val="2"/>
  </w:num>
  <w:num w:numId="13" w16cid:durableId="1143735701">
    <w:abstractNumId w:val="23"/>
  </w:num>
  <w:num w:numId="14" w16cid:durableId="1097602162">
    <w:abstractNumId w:val="14"/>
  </w:num>
  <w:num w:numId="15" w16cid:durableId="2134322348">
    <w:abstractNumId w:val="6"/>
  </w:num>
  <w:num w:numId="16" w16cid:durableId="874006517">
    <w:abstractNumId w:val="22"/>
  </w:num>
  <w:num w:numId="17" w16cid:durableId="455686115">
    <w:abstractNumId w:val="29"/>
  </w:num>
  <w:num w:numId="18" w16cid:durableId="318121516">
    <w:abstractNumId w:val="0"/>
  </w:num>
  <w:num w:numId="19" w16cid:durableId="549388613">
    <w:abstractNumId w:val="12"/>
  </w:num>
  <w:num w:numId="20" w16cid:durableId="1110051372">
    <w:abstractNumId w:val="18"/>
    <w:lvlOverride w:ilvl="0">
      <w:lvl w:ilvl="0">
        <w:start w:val="1"/>
        <w:numFmt w:val="decimal"/>
        <w:pStyle w:val="ListNumber"/>
        <w:lvlText w:val="%1."/>
        <w:lvlJc w:val="left"/>
        <w:pPr>
          <w:tabs>
            <w:tab w:val="num" w:pos="567"/>
          </w:tabs>
          <w:ind w:left="567" w:hanging="567"/>
        </w:pPr>
        <w:rPr>
          <w:rFonts w:hint="default"/>
        </w:rPr>
      </w:lvl>
    </w:lvlOverride>
    <w:lvlOverride w:ilvl="1">
      <w:lvl w:ilvl="1">
        <w:start w:val="1"/>
        <w:numFmt w:val="lowerLetter"/>
        <w:lvlText w:val="%2."/>
        <w:lvlJc w:val="left"/>
        <w:pPr>
          <w:tabs>
            <w:tab w:val="num" w:pos="1134"/>
          </w:tabs>
          <w:ind w:left="1134" w:hanging="567"/>
        </w:pPr>
        <w:rPr>
          <w:rFonts w:hint="default"/>
          <w:b w:val="0"/>
          <w:color w:val="auto"/>
        </w:rPr>
      </w:lvl>
    </w:lvlOverride>
    <w:lvlOverride w:ilvl="2">
      <w:lvl w:ilvl="2">
        <w:start w:val="1"/>
        <w:numFmt w:val="lowerRoman"/>
        <w:lvlText w:val="%3."/>
        <w:lvlJc w:val="left"/>
        <w:pPr>
          <w:tabs>
            <w:tab w:val="num" w:pos="1701"/>
          </w:tabs>
          <w:ind w:left="1701" w:hanging="567"/>
        </w:pPr>
        <w:rPr>
          <w:rFonts w:hint="default"/>
        </w:rPr>
      </w:lvl>
    </w:lvlOverride>
    <w:lvlOverride w:ilvl="3">
      <w:lvl w:ilvl="3">
        <w:start w:val="1"/>
        <w:numFmt w:val="decimal"/>
        <w:lvlText w:val="%4."/>
        <w:lvlJc w:val="left"/>
        <w:pPr>
          <w:tabs>
            <w:tab w:val="num" w:pos="2268"/>
          </w:tabs>
          <w:ind w:left="2268" w:hanging="567"/>
        </w:pPr>
        <w:rPr>
          <w:rFonts w:hint="default"/>
        </w:rPr>
      </w:lvl>
    </w:lvlOverride>
    <w:lvlOverride w:ilvl="4">
      <w:lvl w:ilvl="4">
        <w:start w:val="1"/>
        <w:numFmt w:val="lowerLetter"/>
        <w:lvlText w:val="%5."/>
        <w:lvlJc w:val="left"/>
        <w:pPr>
          <w:tabs>
            <w:tab w:val="num" w:pos="2835"/>
          </w:tabs>
          <w:ind w:left="2835" w:hanging="567"/>
        </w:pPr>
        <w:rPr>
          <w:rFonts w:hint="default"/>
        </w:rPr>
      </w:lvl>
    </w:lvlOverride>
    <w:lvlOverride w:ilvl="5">
      <w:lvl w:ilvl="5">
        <w:start w:val="1"/>
        <w:numFmt w:val="lowerRoman"/>
        <w:lvlText w:val="%6."/>
        <w:lvlJc w:val="left"/>
        <w:pPr>
          <w:tabs>
            <w:tab w:val="num" w:pos="3402"/>
          </w:tabs>
          <w:ind w:left="3402" w:hanging="567"/>
        </w:pPr>
        <w:rPr>
          <w:rFonts w:hint="default"/>
        </w:rPr>
      </w:lvl>
    </w:lvlOverride>
    <w:lvlOverride w:ilvl="6">
      <w:lvl w:ilvl="6">
        <w:start w:val="1"/>
        <w:numFmt w:val="decimal"/>
        <w:lvlText w:val="%7."/>
        <w:lvlJc w:val="left"/>
        <w:pPr>
          <w:tabs>
            <w:tab w:val="num" w:pos="3969"/>
          </w:tabs>
          <w:ind w:left="3969" w:hanging="567"/>
        </w:pPr>
        <w:rPr>
          <w:rFonts w:hint="default"/>
        </w:rPr>
      </w:lvl>
    </w:lvlOverride>
    <w:lvlOverride w:ilvl="7">
      <w:lvl w:ilvl="7">
        <w:start w:val="1"/>
        <w:numFmt w:val="lowerLetter"/>
        <w:lvlText w:val="%8."/>
        <w:lvlJc w:val="left"/>
        <w:pPr>
          <w:tabs>
            <w:tab w:val="num" w:pos="4536"/>
          </w:tabs>
          <w:ind w:left="4536" w:hanging="567"/>
        </w:pPr>
        <w:rPr>
          <w:rFonts w:hint="default"/>
        </w:rPr>
      </w:lvl>
    </w:lvlOverride>
    <w:lvlOverride w:ilvl="8">
      <w:lvl w:ilvl="8">
        <w:start w:val="1"/>
        <w:numFmt w:val="lowerRoman"/>
        <w:lvlText w:val="%9."/>
        <w:lvlJc w:val="left"/>
        <w:pPr>
          <w:tabs>
            <w:tab w:val="num" w:pos="5103"/>
          </w:tabs>
          <w:ind w:left="5103" w:hanging="567"/>
        </w:pPr>
        <w:rPr>
          <w:rFonts w:hint="default"/>
        </w:rPr>
      </w:lvl>
    </w:lvlOverride>
  </w:num>
  <w:num w:numId="21" w16cid:durableId="496501796">
    <w:abstractNumId w:val="18"/>
  </w:num>
  <w:num w:numId="22" w16cid:durableId="1051535076">
    <w:abstractNumId w:val="9"/>
  </w:num>
  <w:num w:numId="23" w16cid:durableId="827673281">
    <w:abstractNumId w:val="24"/>
  </w:num>
  <w:num w:numId="24" w16cid:durableId="482158672">
    <w:abstractNumId w:val="16"/>
  </w:num>
  <w:num w:numId="25" w16cid:durableId="1318650608">
    <w:abstractNumId w:val="28"/>
  </w:num>
  <w:num w:numId="26" w16cid:durableId="830608364">
    <w:abstractNumId w:val="1"/>
  </w:num>
  <w:num w:numId="27" w16cid:durableId="1682856779">
    <w:abstractNumId w:val="4"/>
  </w:num>
  <w:num w:numId="28" w16cid:durableId="1520242274">
    <w:abstractNumId w:val="17"/>
  </w:num>
  <w:num w:numId="29" w16cid:durableId="1319915397">
    <w:abstractNumId w:val="15"/>
  </w:num>
  <w:num w:numId="30" w16cid:durableId="1600789807">
    <w:abstractNumId w:val="7"/>
  </w:num>
  <w:num w:numId="31" w16cid:durableId="402918396">
    <w:abstractNumId w:val="26"/>
  </w:num>
  <w:num w:numId="32" w16cid:durableId="900017471">
    <w:abstractNumId w:val="10"/>
  </w:num>
  <w:num w:numId="33" w16cid:durableId="371538479">
    <w:abstractNumId w:val="19"/>
    <w:lvlOverride w:ilvl="0"/>
    <w:lvlOverride w:ilvl="1">
      <w:startOverride w:val="1"/>
    </w:lvlOverride>
    <w:lvlOverride w:ilvl="2"/>
    <w:lvlOverride w:ilvl="3"/>
    <w:lvlOverride w:ilvl="4"/>
    <w:lvlOverride w:ilvl="5"/>
    <w:lvlOverride w:ilvl="6"/>
    <w:lvlOverride w:ilvl="7"/>
    <w:lvlOverride w:ilvl="8"/>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udyk, Mike">
    <w15:presenceInfo w15:providerId="AD" w15:userId="S::moudyk@kpmg.ca::e911f668-6f27-44dc-9a14-8524e07b5969"/>
  </w15:person>
  <w15:person w15:author="Hennick, Brad">
    <w15:presenceInfo w15:providerId="AD" w15:userId="S::Brad.Hennick@colliers.com::7943428f-5aa8-4c16-93ef-6ccf8ad4cf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efaultTabStop w:val="720"/>
  <w:drawingGridHorizontalSpacing w:val="110"/>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EC"/>
    <w:rsid w:val="00002AC0"/>
    <w:rsid w:val="0000306A"/>
    <w:rsid w:val="00012FBF"/>
    <w:rsid w:val="0001601A"/>
    <w:rsid w:val="0004013B"/>
    <w:rsid w:val="00042F28"/>
    <w:rsid w:val="00054D51"/>
    <w:rsid w:val="000C03D6"/>
    <w:rsid w:val="000F114C"/>
    <w:rsid w:val="000F62E6"/>
    <w:rsid w:val="000F7E32"/>
    <w:rsid w:val="001134CE"/>
    <w:rsid w:val="00126FB2"/>
    <w:rsid w:val="0018795F"/>
    <w:rsid w:val="001A0413"/>
    <w:rsid w:val="001C06A9"/>
    <w:rsid w:val="001D17F1"/>
    <w:rsid w:val="001E7871"/>
    <w:rsid w:val="001F032F"/>
    <w:rsid w:val="00245B25"/>
    <w:rsid w:val="00290E2C"/>
    <w:rsid w:val="002D7172"/>
    <w:rsid w:val="002F0467"/>
    <w:rsid w:val="00305F14"/>
    <w:rsid w:val="00322EDD"/>
    <w:rsid w:val="003604CA"/>
    <w:rsid w:val="00372267"/>
    <w:rsid w:val="003C049E"/>
    <w:rsid w:val="003C235A"/>
    <w:rsid w:val="003D3BDB"/>
    <w:rsid w:val="003D43D6"/>
    <w:rsid w:val="0041447B"/>
    <w:rsid w:val="00432EAD"/>
    <w:rsid w:val="00454E48"/>
    <w:rsid w:val="00455487"/>
    <w:rsid w:val="0047317B"/>
    <w:rsid w:val="004927C0"/>
    <w:rsid w:val="004C0CD4"/>
    <w:rsid w:val="004D4C06"/>
    <w:rsid w:val="00506473"/>
    <w:rsid w:val="00535CAA"/>
    <w:rsid w:val="0055317F"/>
    <w:rsid w:val="005C45B0"/>
    <w:rsid w:val="005E0BC3"/>
    <w:rsid w:val="005E20A4"/>
    <w:rsid w:val="0060438D"/>
    <w:rsid w:val="00611041"/>
    <w:rsid w:val="00643020"/>
    <w:rsid w:val="006923CE"/>
    <w:rsid w:val="006F02FD"/>
    <w:rsid w:val="00730C1A"/>
    <w:rsid w:val="00732AB7"/>
    <w:rsid w:val="00742B51"/>
    <w:rsid w:val="00744641"/>
    <w:rsid w:val="00765EF5"/>
    <w:rsid w:val="00767D50"/>
    <w:rsid w:val="007A2AFA"/>
    <w:rsid w:val="007C237B"/>
    <w:rsid w:val="00826D4C"/>
    <w:rsid w:val="00831B14"/>
    <w:rsid w:val="008751DD"/>
    <w:rsid w:val="00880565"/>
    <w:rsid w:val="0088460C"/>
    <w:rsid w:val="00887E17"/>
    <w:rsid w:val="008B0797"/>
    <w:rsid w:val="00926E6B"/>
    <w:rsid w:val="00943462"/>
    <w:rsid w:val="009803F6"/>
    <w:rsid w:val="009C3C6C"/>
    <w:rsid w:val="009C6857"/>
    <w:rsid w:val="009D2A38"/>
    <w:rsid w:val="009E1F1B"/>
    <w:rsid w:val="009E7C64"/>
    <w:rsid w:val="00A24C8D"/>
    <w:rsid w:val="00A52074"/>
    <w:rsid w:val="00A91ACB"/>
    <w:rsid w:val="00AE090D"/>
    <w:rsid w:val="00B072BF"/>
    <w:rsid w:val="00B47822"/>
    <w:rsid w:val="00B7542E"/>
    <w:rsid w:val="00BA2192"/>
    <w:rsid w:val="00BC224A"/>
    <w:rsid w:val="00BF51CD"/>
    <w:rsid w:val="00C474B1"/>
    <w:rsid w:val="00C773C3"/>
    <w:rsid w:val="00C843A5"/>
    <w:rsid w:val="00C92B08"/>
    <w:rsid w:val="00CB35C8"/>
    <w:rsid w:val="00CC7DAE"/>
    <w:rsid w:val="00CE0F49"/>
    <w:rsid w:val="00CE4F17"/>
    <w:rsid w:val="00D15F30"/>
    <w:rsid w:val="00D3464E"/>
    <w:rsid w:val="00DA7EAE"/>
    <w:rsid w:val="00DD2764"/>
    <w:rsid w:val="00E42E0B"/>
    <w:rsid w:val="00E4561A"/>
    <w:rsid w:val="00E47A75"/>
    <w:rsid w:val="00E52EA0"/>
    <w:rsid w:val="00E63573"/>
    <w:rsid w:val="00EA0180"/>
    <w:rsid w:val="00ED45F6"/>
    <w:rsid w:val="00EE5C0C"/>
    <w:rsid w:val="00EF7CE5"/>
    <w:rsid w:val="00F01F37"/>
    <w:rsid w:val="00F1092C"/>
    <w:rsid w:val="00F3268B"/>
    <w:rsid w:val="00F67032"/>
    <w:rsid w:val="00F676B7"/>
    <w:rsid w:val="00F93825"/>
    <w:rsid w:val="00FC3465"/>
    <w:rsid w:val="00FF51EC"/>
    <w:rsid w:val="00FF7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71C01CB"/>
  <w15:docId w15:val="{7E0DD066-CDD1-4BE1-AFB0-8F8380ED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2638" w:hanging="360"/>
      <w:outlineLvl w:val="0"/>
    </w:pPr>
    <w:rPr>
      <w:rFonts w:ascii="Univers for KPMG" w:eastAsia="Univers for KPMG" w:hAnsi="Univers for KPMG" w:cs="Univers for KPMG"/>
    </w:rPr>
  </w:style>
  <w:style w:type="paragraph" w:styleId="Heading2">
    <w:name w:val="heading 2"/>
    <w:basedOn w:val="Normal"/>
    <w:uiPriority w:val="9"/>
    <w:unhideWhenUsed/>
    <w:qFormat/>
    <w:pPr>
      <w:ind w:left="1926"/>
      <w:outlineLvl w:val="1"/>
    </w:pPr>
    <w:rPr>
      <w:rFonts w:ascii="Univers for KPMG" w:eastAsia="Univers for KPMG" w:hAnsi="Univers for KPMG" w:cs="Univers for KPMG"/>
      <w:b/>
      <w:bCs/>
      <w:sz w:val="20"/>
      <w:szCs w:val="20"/>
    </w:rPr>
  </w:style>
  <w:style w:type="paragraph" w:styleId="Heading3">
    <w:name w:val="heading 3"/>
    <w:basedOn w:val="Normal"/>
    <w:uiPriority w:val="9"/>
    <w:unhideWhenUsed/>
    <w:qFormat/>
    <w:pPr>
      <w:spacing w:before="14"/>
      <w:ind w:left="20"/>
      <w:outlineLvl w:val="2"/>
    </w:pPr>
    <w:rPr>
      <w:b/>
      <w:bCs/>
      <w:sz w:val="18"/>
      <w:szCs w:val="18"/>
    </w:rPr>
  </w:style>
  <w:style w:type="paragraph" w:styleId="Heading4">
    <w:name w:val="heading 4"/>
    <w:basedOn w:val="Normal"/>
    <w:uiPriority w:val="9"/>
    <w:unhideWhenUsed/>
    <w:qFormat/>
    <w:pPr>
      <w:spacing w:before="58"/>
      <w:ind w:left="1645" w:hanging="360"/>
      <w:jc w:val="both"/>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ListParagraph">
    <w:name w:val="List Paragraph"/>
    <w:basedOn w:val="Normal"/>
    <w:uiPriority w:val="34"/>
    <w:qFormat/>
    <w:pPr>
      <w:ind w:left="2638" w:hanging="360"/>
    </w:pPr>
  </w:style>
  <w:style w:type="paragraph" w:customStyle="1" w:styleId="TableParagraph">
    <w:name w:val="Table Paragraph"/>
    <w:basedOn w:val="Normal"/>
    <w:uiPriority w:val="1"/>
    <w:qFormat/>
    <w:rPr>
      <w:rFonts w:ascii="Univers for KPMG" w:eastAsia="Univers for KPMG" w:hAnsi="Univers for KPMG" w:cs="Univers for KPMG"/>
    </w:rPr>
  </w:style>
  <w:style w:type="paragraph" w:styleId="Header">
    <w:name w:val="header"/>
    <w:basedOn w:val="Normal"/>
    <w:link w:val="HeaderChar"/>
    <w:uiPriority w:val="99"/>
    <w:unhideWhenUsed/>
    <w:rsid w:val="001E7871"/>
    <w:pPr>
      <w:tabs>
        <w:tab w:val="center" w:pos="4680"/>
        <w:tab w:val="right" w:pos="9360"/>
      </w:tabs>
    </w:pPr>
  </w:style>
  <w:style w:type="character" w:customStyle="1" w:styleId="HeaderChar">
    <w:name w:val="Header Char"/>
    <w:basedOn w:val="DefaultParagraphFont"/>
    <w:link w:val="Header"/>
    <w:uiPriority w:val="99"/>
    <w:rsid w:val="001E7871"/>
    <w:rPr>
      <w:rFonts w:ascii="Arial" w:eastAsia="Arial" w:hAnsi="Arial" w:cs="Arial"/>
      <w:lang w:bidi="en-US"/>
    </w:rPr>
  </w:style>
  <w:style w:type="paragraph" w:styleId="Footer">
    <w:name w:val="footer"/>
    <w:basedOn w:val="Normal"/>
    <w:link w:val="FooterChar"/>
    <w:uiPriority w:val="99"/>
    <w:unhideWhenUsed/>
    <w:rsid w:val="001E7871"/>
    <w:pPr>
      <w:tabs>
        <w:tab w:val="center" w:pos="4680"/>
        <w:tab w:val="right" w:pos="9360"/>
      </w:tabs>
    </w:pPr>
  </w:style>
  <w:style w:type="character" w:customStyle="1" w:styleId="FooterChar">
    <w:name w:val="Footer Char"/>
    <w:basedOn w:val="DefaultParagraphFont"/>
    <w:link w:val="Footer"/>
    <w:uiPriority w:val="99"/>
    <w:rsid w:val="001E7871"/>
    <w:rPr>
      <w:rFonts w:ascii="Arial" w:eastAsia="Arial" w:hAnsi="Arial" w:cs="Arial"/>
      <w:lang w:bidi="en-US"/>
    </w:rPr>
  </w:style>
  <w:style w:type="paragraph" w:customStyle="1" w:styleId="Bulletfornos">
    <w:name w:val="Bullet for no #'s"/>
    <w:aliases w:val="b1,Bullet 1"/>
    <w:basedOn w:val="Normal"/>
    <w:rsid w:val="00F1092C"/>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lang w:bidi="ar-SA"/>
    </w:rPr>
  </w:style>
  <w:style w:type="paragraph" w:customStyle="1" w:styleId="Bulletwiths">
    <w:name w:val="Bullet with #'s"/>
    <w:aliases w:val="b2,Bullet 2"/>
    <w:basedOn w:val="Normal"/>
    <w:rsid w:val="00F1092C"/>
    <w:pPr>
      <w:widowControl/>
      <w:overflowPunct w:val="0"/>
      <w:adjustRightInd w:val="0"/>
      <w:spacing w:before="120" w:line="260" w:lineRule="atLeast"/>
      <w:ind w:left="1080" w:hanging="360"/>
      <w:textAlignment w:val="baseline"/>
    </w:pPr>
    <w:rPr>
      <w:rFonts w:ascii="Times New Roman" w:eastAsia="Times New Roman" w:hAnsi="Times New Roman" w:cs="Times New Roman"/>
      <w:szCs w:val="20"/>
      <w:lang w:bidi="ar-SA"/>
    </w:rPr>
  </w:style>
  <w:style w:type="paragraph" w:customStyle="1" w:styleId="Default">
    <w:name w:val="Default"/>
    <w:rsid w:val="00F1092C"/>
    <w:pPr>
      <w:widowControl/>
      <w:adjustRightInd w:val="0"/>
    </w:pPr>
    <w:rPr>
      <w:rFonts w:ascii="Times New Roman" w:hAnsi="Times New Roman" w:cs="Times New Roman"/>
      <w:color w:val="000000"/>
      <w:sz w:val="24"/>
      <w:szCs w:val="24"/>
    </w:rPr>
  </w:style>
  <w:style w:type="paragraph" w:customStyle="1" w:styleId="K-ListNumbers">
    <w:name w:val="K-List Numbers"/>
    <w:basedOn w:val="Normal"/>
    <w:qFormat/>
    <w:rsid w:val="00F1092C"/>
    <w:pPr>
      <w:widowControl/>
      <w:numPr>
        <w:numId w:val="15"/>
      </w:numPr>
      <w:autoSpaceDE/>
      <w:autoSpaceDN/>
      <w:spacing w:after="200" w:line="240" w:lineRule="atLeast"/>
    </w:pPr>
    <w:rPr>
      <w:rFonts w:eastAsia="Times New Roman" w:cs="Times New Roman"/>
      <w:sz w:val="20"/>
      <w:szCs w:val="20"/>
      <w:lang w:bidi="ar-SA"/>
    </w:rPr>
  </w:style>
  <w:style w:type="paragraph" w:customStyle="1" w:styleId="1stLevelBulletIndent">
    <w:name w:val="1st Level Bullet/Indent"/>
    <w:basedOn w:val="BodyText"/>
    <w:link w:val="1stLevelBulletIndentCharChar"/>
    <w:rsid w:val="00F1092C"/>
    <w:pPr>
      <w:overflowPunct w:val="0"/>
      <w:adjustRightInd w:val="0"/>
      <w:spacing w:after="240" w:line="200" w:lineRule="exact"/>
      <w:ind w:left="600" w:hanging="600"/>
      <w:jc w:val="both"/>
      <w:textAlignment w:val="baseline"/>
    </w:pPr>
    <w:rPr>
      <w:rFonts w:ascii="Helvetica" w:eastAsia="Batang" w:hAnsi="Helvetica" w:cs="Times New Roman"/>
      <w:sz w:val="20"/>
      <w:szCs w:val="20"/>
      <w:lang w:bidi="ar-SA"/>
    </w:rPr>
  </w:style>
  <w:style w:type="character" w:customStyle="1" w:styleId="1stLevelBulletIndentCharChar">
    <w:name w:val="1st Level Bullet/Indent Char Char"/>
    <w:basedOn w:val="DefaultParagraphFont"/>
    <w:link w:val="1stLevelBulletIndent"/>
    <w:rsid w:val="00F1092C"/>
    <w:rPr>
      <w:rFonts w:ascii="Helvetica" w:eastAsia="Batang" w:hAnsi="Helvetica" w:cs="Times New Roman"/>
      <w:sz w:val="20"/>
      <w:szCs w:val="20"/>
    </w:rPr>
  </w:style>
  <w:style w:type="paragraph" w:styleId="ListNumber">
    <w:name w:val="List Number"/>
    <w:basedOn w:val="Normal"/>
    <w:link w:val="ListNumberChar"/>
    <w:uiPriority w:val="99"/>
    <w:unhideWhenUsed/>
    <w:qFormat/>
    <w:rsid w:val="00F1092C"/>
    <w:pPr>
      <w:widowControl/>
      <w:numPr>
        <w:numId w:val="20"/>
      </w:numPr>
      <w:autoSpaceDE/>
      <w:autoSpaceDN/>
      <w:spacing w:before="60" w:after="60"/>
      <w:contextualSpacing/>
    </w:pPr>
    <w:rPr>
      <w:rFonts w:eastAsia="Times New Roman" w:cs="Times New Roman"/>
      <w:sz w:val="24"/>
      <w:szCs w:val="24"/>
      <w:lang w:bidi="ar-SA"/>
    </w:rPr>
  </w:style>
  <w:style w:type="character" w:customStyle="1" w:styleId="ListNumberChar">
    <w:name w:val="List Number Char"/>
    <w:basedOn w:val="DefaultParagraphFont"/>
    <w:link w:val="ListNumber"/>
    <w:uiPriority w:val="99"/>
    <w:rsid w:val="00F1092C"/>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8B07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797"/>
    <w:rPr>
      <w:rFonts w:ascii="Segoe UI" w:eastAsia="Arial" w:hAnsi="Segoe UI" w:cs="Segoe UI"/>
      <w:sz w:val="18"/>
      <w:szCs w:val="18"/>
      <w:lang w:bidi="en-US"/>
    </w:rPr>
  </w:style>
  <w:style w:type="paragraph" w:customStyle="1" w:styleId="LetterBody">
    <w:name w:val="Letter Body"/>
    <w:aliases w:val="b,Memo Body,bd,Body text,Text,Body,body,b-heading 1/heading 2,b14,BD,h...,heading1body-heading2body,b-heading,Fax Body,Bod,body text,Report Body,bo,OpinBody,Proposal Body,memo body,full cell text,by,body1,b-heading 1,bullet,B,bullets,block,t"/>
    <w:basedOn w:val="Normal"/>
    <w:link w:val="LetterBodyChar"/>
    <w:rsid w:val="008B0797"/>
    <w:pPr>
      <w:widowControl/>
      <w:overflowPunct w:val="0"/>
      <w:adjustRightInd w:val="0"/>
      <w:spacing w:before="260" w:line="260" w:lineRule="atLeast"/>
      <w:textAlignment w:val="baseline"/>
    </w:pPr>
    <w:rPr>
      <w:rFonts w:ascii="Times New Roman" w:eastAsia="Times New Roman" w:hAnsi="Times New Roman" w:cs="Times New Roman"/>
      <w:szCs w:val="20"/>
      <w:lang w:bidi="ar-SA"/>
    </w:rPr>
  </w:style>
  <w:style w:type="character" w:styleId="CommentReference">
    <w:name w:val="annotation reference"/>
    <w:basedOn w:val="DefaultParagraphFont"/>
    <w:uiPriority w:val="99"/>
    <w:semiHidden/>
    <w:unhideWhenUsed/>
    <w:rsid w:val="00432EAD"/>
    <w:rPr>
      <w:sz w:val="16"/>
      <w:szCs w:val="16"/>
    </w:rPr>
  </w:style>
  <w:style w:type="paragraph" w:styleId="CommentText">
    <w:name w:val="annotation text"/>
    <w:basedOn w:val="Normal"/>
    <w:link w:val="CommentTextChar"/>
    <w:uiPriority w:val="99"/>
    <w:semiHidden/>
    <w:unhideWhenUsed/>
    <w:rsid w:val="00432EAD"/>
    <w:rPr>
      <w:sz w:val="20"/>
      <w:szCs w:val="20"/>
    </w:rPr>
  </w:style>
  <w:style w:type="character" w:customStyle="1" w:styleId="CommentTextChar">
    <w:name w:val="Comment Text Char"/>
    <w:basedOn w:val="DefaultParagraphFont"/>
    <w:link w:val="CommentText"/>
    <w:uiPriority w:val="99"/>
    <w:semiHidden/>
    <w:rsid w:val="00432EAD"/>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432EAD"/>
    <w:rPr>
      <w:b/>
      <w:bCs/>
    </w:rPr>
  </w:style>
  <w:style w:type="character" w:customStyle="1" w:styleId="CommentSubjectChar">
    <w:name w:val="Comment Subject Char"/>
    <w:basedOn w:val="CommentTextChar"/>
    <w:link w:val="CommentSubject"/>
    <w:uiPriority w:val="99"/>
    <w:semiHidden/>
    <w:rsid w:val="00432EAD"/>
    <w:rPr>
      <w:rFonts w:ascii="Arial" w:eastAsia="Arial" w:hAnsi="Arial" w:cs="Arial"/>
      <w:b/>
      <w:bCs/>
      <w:sz w:val="20"/>
      <w:szCs w:val="20"/>
      <w:lang w:bidi="en-US"/>
    </w:rPr>
  </w:style>
  <w:style w:type="character" w:customStyle="1" w:styleId="LetterBodyChar">
    <w:name w:val="Letter Body Char"/>
    <w:aliases w:val="b Char,Memo Body Char,bd Char,Body text Char,Text Char"/>
    <w:link w:val="LetterBody"/>
    <w:rsid w:val="00765EF5"/>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372267"/>
    <w:rPr>
      <w:rFonts w:ascii="Arial" w:eastAsia="Arial" w:hAnsi="Arial" w:cs="Arial"/>
      <w:sz w:val="16"/>
      <w:szCs w:val="16"/>
      <w:lang w:bidi="en-US"/>
    </w:rPr>
  </w:style>
  <w:style w:type="paragraph" w:styleId="Revision">
    <w:name w:val="Revision"/>
    <w:hidden/>
    <w:uiPriority w:val="99"/>
    <w:semiHidden/>
    <w:rsid w:val="00506473"/>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73247">
      <w:bodyDiv w:val="1"/>
      <w:marLeft w:val="0"/>
      <w:marRight w:val="0"/>
      <w:marTop w:val="0"/>
      <w:marBottom w:val="0"/>
      <w:divBdr>
        <w:top w:val="none" w:sz="0" w:space="0" w:color="auto"/>
        <w:left w:val="none" w:sz="0" w:space="0" w:color="auto"/>
        <w:bottom w:val="none" w:sz="0" w:space="0" w:color="auto"/>
        <w:right w:val="none" w:sz="0" w:space="0" w:color="auto"/>
      </w:divBdr>
      <w:divsChild>
        <w:div w:id="1620407515">
          <w:marLeft w:val="288"/>
          <w:marRight w:val="0"/>
          <w:marTop w:val="0"/>
          <w:marBottom w:val="80"/>
          <w:divBdr>
            <w:top w:val="none" w:sz="0" w:space="0" w:color="auto"/>
            <w:left w:val="none" w:sz="0" w:space="0" w:color="auto"/>
            <w:bottom w:val="none" w:sz="0" w:space="0" w:color="auto"/>
            <w:right w:val="none" w:sz="0" w:space="0" w:color="auto"/>
          </w:divBdr>
        </w:div>
        <w:div w:id="1543975682">
          <w:marLeft w:val="288"/>
          <w:marRight w:val="0"/>
          <w:marTop w:val="0"/>
          <w:marBottom w:val="80"/>
          <w:divBdr>
            <w:top w:val="none" w:sz="0" w:space="0" w:color="auto"/>
            <w:left w:val="none" w:sz="0" w:space="0" w:color="auto"/>
            <w:bottom w:val="none" w:sz="0" w:space="0" w:color="auto"/>
            <w:right w:val="none" w:sz="0" w:space="0" w:color="auto"/>
          </w:divBdr>
        </w:div>
        <w:div w:id="1064916249">
          <w:marLeft w:val="288"/>
          <w:marRight w:val="0"/>
          <w:marTop w:val="0"/>
          <w:marBottom w:val="80"/>
          <w:divBdr>
            <w:top w:val="none" w:sz="0" w:space="0" w:color="auto"/>
            <w:left w:val="none" w:sz="0" w:space="0" w:color="auto"/>
            <w:bottom w:val="none" w:sz="0" w:space="0" w:color="auto"/>
            <w:right w:val="none" w:sz="0" w:space="0" w:color="auto"/>
          </w:divBdr>
        </w:div>
        <w:div w:id="2011058591">
          <w:marLeft w:val="288"/>
          <w:marRight w:val="0"/>
          <w:marTop w:val="0"/>
          <w:marBottom w:val="80"/>
          <w:divBdr>
            <w:top w:val="none" w:sz="0" w:space="0" w:color="auto"/>
            <w:left w:val="none" w:sz="0" w:space="0" w:color="auto"/>
            <w:bottom w:val="none" w:sz="0" w:space="0" w:color="auto"/>
            <w:right w:val="none" w:sz="0" w:space="0" w:color="auto"/>
          </w:divBdr>
        </w:div>
        <w:div w:id="1565991669">
          <w:marLeft w:val="288"/>
          <w:marRight w:val="0"/>
          <w:marTop w:val="0"/>
          <w:marBottom w:val="80"/>
          <w:divBdr>
            <w:top w:val="none" w:sz="0" w:space="0" w:color="auto"/>
            <w:left w:val="none" w:sz="0" w:space="0" w:color="auto"/>
            <w:bottom w:val="none" w:sz="0" w:space="0" w:color="auto"/>
            <w:right w:val="none" w:sz="0" w:space="0" w:color="auto"/>
          </w:divBdr>
        </w:div>
        <w:div w:id="2108035170">
          <w:marLeft w:val="288"/>
          <w:marRight w:val="0"/>
          <w:marTop w:val="0"/>
          <w:marBottom w:val="80"/>
          <w:divBdr>
            <w:top w:val="none" w:sz="0" w:space="0" w:color="auto"/>
            <w:left w:val="none" w:sz="0" w:space="0" w:color="auto"/>
            <w:bottom w:val="none" w:sz="0" w:space="0" w:color="auto"/>
            <w:right w:val="none" w:sz="0" w:space="0" w:color="auto"/>
          </w:divBdr>
        </w:div>
      </w:divsChild>
    </w:div>
    <w:div w:id="321277443">
      <w:bodyDiv w:val="1"/>
      <w:marLeft w:val="0"/>
      <w:marRight w:val="0"/>
      <w:marTop w:val="0"/>
      <w:marBottom w:val="0"/>
      <w:divBdr>
        <w:top w:val="none" w:sz="0" w:space="0" w:color="auto"/>
        <w:left w:val="none" w:sz="0" w:space="0" w:color="auto"/>
        <w:bottom w:val="none" w:sz="0" w:space="0" w:color="auto"/>
        <w:right w:val="none" w:sz="0" w:space="0" w:color="auto"/>
      </w:divBdr>
      <w:divsChild>
        <w:div w:id="768082088">
          <w:marLeft w:val="288"/>
          <w:marRight w:val="0"/>
          <w:marTop w:val="0"/>
          <w:marBottom w:val="80"/>
          <w:divBdr>
            <w:top w:val="none" w:sz="0" w:space="0" w:color="auto"/>
            <w:left w:val="none" w:sz="0" w:space="0" w:color="auto"/>
            <w:bottom w:val="none" w:sz="0" w:space="0" w:color="auto"/>
            <w:right w:val="none" w:sz="0" w:space="0" w:color="auto"/>
          </w:divBdr>
        </w:div>
        <w:div w:id="1735737734">
          <w:marLeft w:val="288"/>
          <w:marRight w:val="0"/>
          <w:marTop w:val="0"/>
          <w:marBottom w:val="80"/>
          <w:divBdr>
            <w:top w:val="none" w:sz="0" w:space="0" w:color="auto"/>
            <w:left w:val="none" w:sz="0" w:space="0" w:color="auto"/>
            <w:bottom w:val="none" w:sz="0" w:space="0" w:color="auto"/>
            <w:right w:val="none" w:sz="0" w:space="0" w:color="auto"/>
          </w:divBdr>
        </w:div>
        <w:div w:id="1154684960">
          <w:marLeft w:val="288"/>
          <w:marRight w:val="0"/>
          <w:marTop w:val="0"/>
          <w:marBottom w:val="80"/>
          <w:divBdr>
            <w:top w:val="none" w:sz="0" w:space="0" w:color="auto"/>
            <w:left w:val="none" w:sz="0" w:space="0" w:color="auto"/>
            <w:bottom w:val="none" w:sz="0" w:space="0" w:color="auto"/>
            <w:right w:val="none" w:sz="0" w:space="0" w:color="auto"/>
          </w:divBdr>
        </w:div>
        <w:div w:id="1426725793">
          <w:marLeft w:val="288"/>
          <w:marRight w:val="0"/>
          <w:marTop w:val="0"/>
          <w:marBottom w:val="80"/>
          <w:divBdr>
            <w:top w:val="none" w:sz="0" w:space="0" w:color="auto"/>
            <w:left w:val="none" w:sz="0" w:space="0" w:color="auto"/>
            <w:bottom w:val="none" w:sz="0" w:space="0" w:color="auto"/>
            <w:right w:val="none" w:sz="0" w:space="0" w:color="auto"/>
          </w:divBdr>
        </w:div>
        <w:div w:id="1040738549">
          <w:marLeft w:val="288"/>
          <w:marRight w:val="0"/>
          <w:marTop w:val="0"/>
          <w:marBottom w:val="80"/>
          <w:divBdr>
            <w:top w:val="none" w:sz="0" w:space="0" w:color="auto"/>
            <w:left w:val="none" w:sz="0" w:space="0" w:color="auto"/>
            <w:bottom w:val="none" w:sz="0" w:space="0" w:color="auto"/>
            <w:right w:val="none" w:sz="0" w:space="0" w:color="auto"/>
          </w:divBdr>
        </w:div>
        <w:div w:id="1442064486">
          <w:marLeft w:val="288"/>
          <w:marRight w:val="0"/>
          <w:marTop w:val="0"/>
          <w:marBottom w:val="80"/>
          <w:divBdr>
            <w:top w:val="none" w:sz="0" w:space="0" w:color="auto"/>
            <w:left w:val="none" w:sz="0" w:space="0" w:color="auto"/>
            <w:bottom w:val="none" w:sz="0" w:space="0" w:color="auto"/>
            <w:right w:val="none" w:sz="0" w:space="0" w:color="auto"/>
          </w:divBdr>
        </w:div>
        <w:div w:id="1225488132">
          <w:marLeft w:val="288"/>
          <w:marRight w:val="0"/>
          <w:marTop w:val="0"/>
          <w:marBottom w:val="80"/>
          <w:divBdr>
            <w:top w:val="none" w:sz="0" w:space="0" w:color="auto"/>
            <w:left w:val="none" w:sz="0" w:space="0" w:color="auto"/>
            <w:bottom w:val="none" w:sz="0" w:space="0" w:color="auto"/>
            <w:right w:val="none" w:sz="0" w:space="0" w:color="auto"/>
          </w:divBdr>
        </w:div>
      </w:divsChild>
    </w:div>
    <w:div w:id="911234498">
      <w:bodyDiv w:val="1"/>
      <w:marLeft w:val="0"/>
      <w:marRight w:val="0"/>
      <w:marTop w:val="0"/>
      <w:marBottom w:val="0"/>
      <w:divBdr>
        <w:top w:val="none" w:sz="0" w:space="0" w:color="auto"/>
        <w:left w:val="none" w:sz="0" w:space="0" w:color="auto"/>
        <w:bottom w:val="none" w:sz="0" w:space="0" w:color="auto"/>
        <w:right w:val="none" w:sz="0" w:space="0" w:color="auto"/>
      </w:divBdr>
      <w:divsChild>
        <w:div w:id="1650743578">
          <w:marLeft w:val="288"/>
          <w:marRight w:val="0"/>
          <w:marTop w:val="0"/>
          <w:marBottom w:val="80"/>
          <w:divBdr>
            <w:top w:val="none" w:sz="0" w:space="0" w:color="auto"/>
            <w:left w:val="none" w:sz="0" w:space="0" w:color="auto"/>
            <w:bottom w:val="none" w:sz="0" w:space="0" w:color="auto"/>
            <w:right w:val="none" w:sz="0" w:space="0" w:color="auto"/>
          </w:divBdr>
        </w:div>
        <w:div w:id="30689372">
          <w:marLeft w:val="288"/>
          <w:marRight w:val="0"/>
          <w:marTop w:val="0"/>
          <w:marBottom w:val="80"/>
          <w:divBdr>
            <w:top w:val="none" w:sz="0" w:space="0" w:color="auto"/>
            <w:left w:val="none" w:sz="0" w:space="0" w:color="auto"/>
            <w:bottom w:val="none" w:sz="0" w:space="0" w:color="auto"/>
            <w:right w:val="none" w:sz="0" w:space="0" w:color="auto"/>
          </w:divBdr>
        </w:div>
        <w:div w:id="971247847">
          <w:marLeft w:val="288"/>
          <w:marRight w:val="0"/>
          <w:marTop w:val="0"/>
          <w:marBottom w:val="80"/>
          <w:divBdr>
            <w:top w:val="none" w:sz="0" w:space="0" w:color="auto"/>
            <w:left w:val="none" w:sz="0" w:space="0" w:color="auto"/>
            <w:bottom w:val="none" w:sz="0" w:space="0" w:color="auto"/>
            <w:right w:val="none" w:sz="0" w:space="0" w:color="auto"/>
          </w:divBdr>
        </w:div>
        <w:div w:id="1464619414">
          <w:marLeft w:val="288"/>
          <w:marRight w:val="0"/>
          <w:marTop w:val="0"/>
          <w:marBottom w:val="80"/>
          <w:divBdr>
            <w:top w:val="none" w:sz="0" w:space="0" w:color="auto"/>
            <w:left w:val="none" w:sz="0" w:space="0" w:color="auto"/>
            <w:bottom w:val="none" w:sz="0" w:space="0" w:color="auto"/>
            <w:right w:val="none" w:sz="0" w:space="0" w:color="auto"/>
          </w:divBdr>
        </w:div>
        <w:div w:id="101655004">
          <w:marLeft w:val="288"/>
          <w:marRight w:val="0"/>
          <w:marTop w:val="0"/>
          <w:marBottom w:val="80"/>
          <w:divBdr>
            <w:top w:val="none" w:sz="0" w:space="0" w:color="auto"/>
            <w:left w:val="none" w:sz="0" w:space="0" w:color="auto"/>
            <w:bottom w:val="none" w:sz="0" w:space="0" w:color="auto"/>
            <w:right w:val="none" w:sz="0" w:space="0" w:color="auto"/>
          </w:divBdr>
        </w:div>
        <w:div w:id="666904451">
          <w:marLeft w:val="288"/>
          <w:marRight w:val="0"/>
          <w:marTop w:val="0"/>
          <w:marBottom w:val="80"/>
          <w:divBdr>
            <w:top w:val="none" w:sz="0" w:space="0" w:color="auto"/>
            <w:left w:val="none" w:sz="0" w:space="0" w:color="auto"/>
            <w:bottom w:val="none" w:sz="0" w:space="0" w:color="auto"/>
            <w:right w:val="none" w:sz="0" w:space="0" w:color="auto"/>
          </w:divBdr>
        </w:div>
        <w:div w:id="734358912">
          <w:marLeft w:val="288"/>
          <w:marRight w:val="0"/>
          <w:marTop w:val="0"/>
          <w:marBottom w:val="80"/>
          <w:divBdr>
            <w:top w:val="none" w:sz="0" w:space="0" w:color="auto"/>
            <w:left w:val="none" w:sz="0" w:space="0" w:color="auto"/>
            <w:bottom w:val="none" w:sz="0" w:space="0" w:color="auto"/>
            <w:right w:val="none" w:sz="0" w:space="0" w:color="auto"/>
          </w:divBdr>
        </w:div>
        <w:div w:id="1150098884">
          <w:marLeft w:val="288"/>
          <w:marRight w:val="0"/>
          <w:marTop w:val="0"/>
          <w:marBottom w:val="80"/>
          <w:divBdr>
            <w:top w:val="none" w:sz="0" w:space="0" w:color="auto"/>
            <w:left w:val="none" w:sz="0" w:space="0" w:color="auto"/>
            <w:bottom w:val="none" w:sz="0" w:space="0" w:color="auto"/>
            <w:right w:val="none" w:sz="0" w:space="0" w:color="auto"/>
          </w:divBdr>
        </w:div>
        <w:div w:id="1642690315">
          <w:marLeft w:val="288"/>
          <w:marRight w:val="0"/>
          <w:marTop w:val="0"/>
          <w:marBottom w:val="80"/>
          <w:divBdr>
            <w:top w:val="none" w:sz="0" w:space="0" w:color="auto"/>
            <w:left w:val="none" w:sz="0" w:space="0" w:color="auto"/>
            <w:bottom w:val="none" w:sz="0" w:space="0" w:color="auto"/>
            <w:right w:val="none" w:sz="0" w:space="0" w:color="auto"/>
          </w:divBdr>
        </w:div>
        <w:div w:id="1158229061">
          <w:marLeft w:val="288"/>
          <w:marRight w:val="0"/>
          <w:marTop w:val="0"/>
          <w:marBottom w:val="80"/>
          <w:divBdr>
            <w:top w:val="none" w:sz="0" w:space="0" w:color="auto"/>
            <w:left w:val="none" w:sz="0" w:space="0" w:color="auto"/>
            <w:bottom w:val="none" w:sz="0" w:space="0" w:color="auto"/>
            <w:right w:val="none" w:sz="0" w:space="0" w:color="auto"/>
          </w:divBdr>
        </w:div>
        <w:div w:id="628826843">
          <w:marLeft w:val="288"/>
          <w:marRight w:val="0"/>
          <w:marTop w:val="0"/>
          <w:marBottom w:val="80"/>
          <w:divBdr>
            <w:top w:val="none" w:sz="0" w:space="0" w:color="auto"/>
            <w:left w:val="none" w:sz="0" w:space="0" w:color="auto"/>
            <w:bottom w:val="none" w:sz="0" w:space="0" w:color="auto"/>
            <w:right w:val="none" w:sz="0" w:space="0" w:color="auto"/>
          </w:divBdr>
        </w:div>
        <w:div w:id="793447486">
          <w:marLeft w:val="288"/>
          <w:marRight w:val="0"/>
          <w:marTop w:val="0"/>
          <w:marBottom w:val="80"/>
          <w:divBdr>
            <w:top w:val="none" w:sz="0" w:space="0" w:color="auto"/>
            <w:left w:val="none" w:sz="0" w:space="0" w:color="auto"/>
            <w:bottom w:val="none" w:sz="0" w:space="0" w:color="auto"/>
            <w:right w:val="none" w:sz="0" w:space="0" w:color="auto"/>
          </w:divBdr>
        </w:div>
      </w:divsChild>
    </w:div>
    <w:div w:id="1116556322">
      <w:bodyDiv w:val="1"/>
      <w:marLeft w:val="0"/>
      <w:marRight w:val="0"/>
      <w:marTop w:val="0"/>
      <w:marBottom w:val="0"/>
      <w:divBdr>
        <w:top w:val="none" w:sz="0" w:space="0" w:color="auto"/>
        <w:left w:val="none" w:sz="0" w:space="0" w:color="auto"/>
        <w:bottom w:val="none" w:sz="0" w:space="0" w:color="auto"/>
        <w:right w:val="none" w:sz="0" w:space="0" w:color="auto"/>
      </w:divBdr>
      <w:divsChild>
        <w:div w:id="48694561">
          <w:marLeft w:val="288"/>
          <w:marRight w:val="0"/>
          <w:marTop w:val="0"/>
          <w:marBottom w:val="80"/>
          <w:divBdr>
            <w:top w:val="none" w:sz="0" w:space="0" w:color="auto"/>
            <w:left w:val="none" w:sz="0" w:space="0" w:color="auto"/>
            <w:bottom w:val="none" w:sz="0" w:space="0" w:color="auto"/>
            <w:right w:val="none" w:sz="0" w:space="0" w:color="auto"/>
          </w:divBdr>
        </w:div>
        <w:div w:id="1792169077">
          <w:marLeft w:val="288"/>
          <w:marRight w:val="0"/>
          <w:marTop w:val="0"/>
          <w:marBottom w:val="80"/>
          <w:divBdr>
            <w:top w:val="none" w:sz="0" w:space="0" w:color="auto"/>
            <w:left w:val="none" w:sz="0" w:space="0" w:color="auto"/>
            <w:bottom w:val="none" w:sz="0" w:space="0" w:color="auto"/>
            <w:right w:val="none" w:sz="0" w:space="0" w:color="auto"/>
          </w:divBdr>
        </w:div>
        <w:div w:id="1511994116">
          <w:marLeft w:val="288"/>
          <w:marRight w:val="0"/>
          <w:marTop w:val="0"/>
          <w:marBottom w:val="80"/>
          <w:divBdr>
            <w:top w:val="none" w:sz="0" w:space="0" w:color="auto"/>
            <w:left w:val="none" w:sz="0" w:space="0" w:color="auto"/>
            <w:bottom w:val="none" w:sz="0" w:space="0" w:color="auto"/>
            <w:right w:val="none" w:sz="0" w:space="0" w:color="auto"/>
          </w:divBdr>
        </w:div>
        <w:div w:id="1763139395">
          <w:marLeft w:val="288"/>
          <w:marRight w:val="0"/>
          <w:marTop w:val="0"/>
          <w:marBottom w:val="80"/>
          <w:divBdr>
            <w:top w:val="none" w:sz="0" w:space="0" w:color="auto"/>
            <w:left w:val="none" w:sz="0" w:space="0" w:color="auto"/>
            <w:bottom w:val="none" w:sz="0" w:space="0" w:color="auto"/>
            <w:right w:val="none" w:sz="0" w:space="0" w:color="auto"/>
          </w:divBdr>
        </w:div>
        <w:div w:id="1045983717">
          <w:marLeft w:val="288"/>
          <w:marRight w:val="0"/>
          <w:marTop w:val="0"/>
          <w:marBottom w:val="80"/>
          <w:divBdr>
            <w:top w:val="none" w:sz="0" w:space="0" w:color="auto"/>
            <w:left w:val="none" w:sz="0" w:space="0" w:color="auto"/>
            <w:bottom w:val="none" w:sz="0" w:space="0" w:color="auto"/>
            <w:right w:val="none" w:sz="0" w:space="0" w:color="auto"/>
          </w:divBdr>
        </w:div>
        <w:div w:id="866217232">
          <w:marLeft w:val="288"/>
          <w:marRight w:val="0"/>
          <w:marTop w:val="0"/>
          <w:marBottom w:val="80"/>
          <w:divBdr>
            <w:top w:val="none" w:sz="0" w:space="0" w:color="auto"/>
            <w:left w:val="none" w:sz="0" w:space="0" w:color="auto"/>
            <w:bottom w:val="none" w:sz="0" w:space="0" w:color="auto"/>
            <w:right w:val="none" w:sz="0" w:space="0" w:color="auto"/>
          </w:divBdr>
        </w:div>
        <w:div w:id="1412853476">
          <w:marLeft w:val="288"/>
          <w:marRight w:val="0"/>
          <w:marTop w:val="0"/>
          <w:marBottom w:val="80"/>
          <w:divBdr>
            <w:top w:val="none" w:sz="0" w:space="0" w:color="auto"/>
            <w:left w:val="none" w:sz="0" w:space="0" w:color="auto"/>
            <w:bottom w:val="none" w:sz="0" w:space="0" w:color="auto"/>
            <w:right w:val="none" w:sz="0" w:space="0" w:color="auto"/>
          </w:divBdr>
        </w:div>
        <w:div w:id="381561416">
          <w:marLeft w:val="288"/>
          <w:marRight w:val="0"/>
          <w:marTop w:val="0"/>
          <w:marBottom w:val="80"/>
          <w:divBdr>
            <w:top w:val="none" w:sz="0" w:space="0" w:color="auto"/>
            <w:left w:val="none" w:sz="0" w:space="0" w:color="auto"/>
            <w:bottom w:val="none" w:sz="0" w:space="0" w:color="auto"/>
            <w:right w:val="none" w:sz="0" w:space="0" w:color="auto"/>
          </w:divBdr>
        </w:div>
        <w:div w:id="1594896159">
          <w:marLeft w:val="288"/>
          <w:marRight w:val="0"/>
          <w:marTop w:val="0"/>
          <w:marBottom w:val="80"/>
          <w:divBdr>
            <w:top w:val="none" w:sz="0" w:space="0" w:color="auto"/>
            <w:left w:val="none" w:sz="0" w:space="0" w:color="auto"/>
            <w:bottom w:val="none" w:sz="0" w:space="0" w:color="auto"/>
            <w:right w:val="none" w:sz="0" w:space="0" w:color="auto"/>
          </w:divBdr>
        </w:div>
      </w:divsChild>
    </w:div>
    <w:div w:id="1171946951">
      <w:bodyDiv w:val="1"/>
      <w:marLeft w:val="0"/>
      <w:marRight w:val="0"/>
      <w:marTop w:val="0"/>
      <w:marBottom w:val="0"/>
      <w:divBdr>
        <w:top w:val="none" w:sz="0" w:space="0" w:color="auto"/>
        <w:left w:val="none" w:sz="0" w:space="0" w:color="auto"/>
        <w:bottom w:val="none" w:sz="0" w:space="0" w:color="auto"/>
        <w:right w:val="none" w:sz="0" w:space="0" w:color="auto"/>
      </w:divBdr>
    </w:div>
    <w:div w:id="1417752013">
      <w:bodyDiv w:val="1"/>
      <w:marLeft w:val="0"/>
      <w:marRight w:val="0"/>
      <w:marTop w:val="0"/>
      <w:marBottom w:val="0"/>
      <w:divBdr>
        <w:top w:val="none" w:sz="0" w:space="0" w:color="auto"/>
        <w:left w:val="none" w:sz="0" w:space="0" w:color="auto"/>
        <w:bottom w:val="none" w:sz="0" w:space="0" w:color="auto"/>
        <w:right w:val="none" w:sz="0" w:space="0" w:color="auto"/>
      </w:divBdr>
    </w:div>
    <w:div w:id="1465662176">
      <w:bodyDiv w:val="1"/>
      <w:marLeft w:val="0"/>
      <w:marRight w:val="0"/>
      <w:marTop w:val="0"/>
      <w:marBottom w:val="0"/>
      <w:divBdr>
        <w:top w:val="none" w:sz="0" w:space="0" w:color="auto"/>
        <w:left w:val="none" w:sz="0" w:space="0" w:color="auto"/>
        <w:bottom w:val="none" w:sz="0" w:space="0" w:color="auto"/>
        <w:right w:val="none" w:sz="0" w:space="0" w:color="auto"/>
      </w:divBdr>
      <w:divsChild>
        <w:div w:id="837504010">
          <w:marLeft w:val="288"/>
          <w:marRight w:val="0"/>
          <w:marTop w:val="0"/>
          <w:marBottom w:val="80"/>
          <w:divBdr>
            <w:top w:val="none" w:sz="0" w:space="0" w:color="auto"/>
            <w:left w:val="none" w:sz="0" w:space="0" w:color="auto"/>
            <w:bottom w:val="none" w:sz="0" w:space="0" w:color="auto"/>
            <w:right w:val="none" w:sz="0" w:space="0" w:color="auto"/>
          </w:divBdr>
        </w:div>
        <w:div w:id="955940023">
          <w:marLeft w:val="288"/>
          <w:marRight w:val="0"/>
          <w:marTop w:val="0"/>
          <w:marBottom w:val="80"/>
          <w:divBdr>
            <w:top w:val="none" w:sz="0" w:space="0" w:color="auto"/>
            <w:left w:val="none" w:sz="0" w:space="0" w:color="auto"/>
            <w:bottom w:val="none" w:sz="0" w:space="0" w:color="auto"/>
            <w:right w:val="none" w:sz="0" w:space="0" w:color="auto"/>
          </w:divBdr>
        </w:div>
        <w:div w:id="931746213">
          <w:marLeft w:val="288"/>
          <w:marRight w:val="0"/>
          <w:marTop w:val="0"/>
          <w:marBottom w:val="80"/>
          <w:divBdr>
            <w:top w:val="none" w:sz="0" w:space="0" w:color="auto"/>
            <w:left w:val="none" w:sz="0" w:space="0" w:color="auto"/>
            <w:bottom w:val="none" w:sz="0" w:space="0" w:color="auto"/>
            <w:right w:val="none" w:sz="0" w:space="0" w:color="auto"/>
          </w:divBdr>
        </w:div>
        <w:div w:id="25107058">
          <w:marLeft w:val="288"/>
          <w:marRight w:val="0"/>
          <w:marTop w:val="0"/>
          <w:marBottom w:val="80"/>
          <w:divBdr>
            <w:top w:val="none" w:sz="0" w:space="0" w:color="auto"/>
            <w:left w:val="none" w:sz="0" w:space="0" w:color="auto"/>
            <w:bottom w:val="none" w:sz="0" w:space="0" w:color="auto"/>
            <w:right w:val="none" w:sz="0" w:space="0" w:color="auto"/>
          </w:divBdr>
        </w:div>
        <w:div w:id="707148975">
          <w:marLeft w:val="288"/>
          <w:marRight w:val="0"/>
          <w:marTop w:val="0"/>
          <w:marBottom w:val="80"/>
          <w:divBdr>
            <w:top w:val="none" w:sz="0" w:space="0" w:color="auto"/>
            <w:left w:val="none" w:sz="0" w:space="0" w:color="auto"/>
            <w:bottom w:val="none" w:sz="0" w:space="0" w:color="auto"/>
            <w:right w:val="none" w:sz="0" w:space="0" w:color="auto"/>
          </w:divBdr>
        </w:div>
        <w:div w:id="1921519382">
          <w:marLeft w:val="288"/>
          <w:marRight w:val="0"/>
          <w:marTop w:val="0"/>
          <w:marBottom w:val="80"/>
          <w:divBdr>
            <w:top w:val="none" w:sz="0" w:space="0" w:color="auto"/>
            <w:left w:val="none" w:sz="0" w:space="0" w:color="auto"/>
            <w:bottom w:val="none" w:sz="0" w:space="0" w:color="auto"/>
            <w:right w:val="none" w:sz="0" w:space="0" w:color="auto"/>
          </w:divBdr>
        </w:div>
        <w:div w:id="281308705">
          <w:marLeft w:val="288"/>
          <w:marRight w:val="0"/>
          <w:marTop w:val="0"/>
          <w:marBottom w:val="80"/>
          <w:divBdr>
            <w:top w:val="none" w:sz="0" w:space="0" w:color="auto"/>
            <w:left w:val="none" w:sz="0" w:space="0" w:color="auto"/>
            <w:bottom w:val="none" w:sz="0" w:space="0" w:color="auto"/>
            <w:right w:val="none" w:sz="0" w:space="0" w:color="auto"/>
          </w:divBdr>
        </w:div>
        <w:div w:id="1599606704">
          <w:marLeft w:val="288"/>
          <w:marRight w:val="0"/>
          <w:marTop w:val="0"/>
          <w:marBottom w:val="80"/>
          <w:divBdr>
            <w:top w:val="none" w:sz="0" w:space="0" w:color="auto"/>
            <w:left w:val="none" w:sz="0" w:space="0" w:color="auto"/>
            <w:bottom w:val="none" w:sz="0" w:space="0" w:color="auto"/>
            <w:right w:val="none" w:sz="0" w:space="0" w:color="auto"/>
          </w:divBdr>
        </w:div>
      </w:divsChild>
    </w:div>
    <w:div w:id="1557012373">
      <w:bodyDiv w:val="1"/>
      <w:marLeft w:val="0"/>
      <w:marRight w:val="0"/>
      <w:marTop w:val="0"/>
      <w:marBottom w:val="0"/>
      <w:divBdr>
        <w:top w:val="none" w:sz="0" w:space="0" w:color="auto"/>
        <w:left w:val="none" w:sz="0" w:space="0" w:color="auto"/>
        <w:bottom w:val="none" w:sz="0" w:space="0" w:color="auto"/>
        <w:right w:val="none" w:sz="0" w:space="0" w:color="auto"/>
      </w:divBdr>
    </w:div>
    <w:div w:id="1572809132">
      <w:bodyDiv w:val="1"/>
      <w:marLeft w:val="0"/>
      <w:marRight w:val="0"/>
      <w:marTop w:val="0"/>
      <w:marBottom w:val="0"/>
      <w:divBdr>
        <w:top w:val="none" w:sz="0" w:space="0" w:color="auto"/>
        <w:left w:val="none" w:sz="0" w:space="0" w:color="auto"/>
        <w:bottom w:val="none" w:sz="0" w:space="0" w:color="auto"/>
        <w:right w:val="none" w:sz="0" w:space="0" w:color="auto"/>
      </w:divBdr>
    </w:div>
    <w:div w:id="1754819691">
      <w:bodyDiv w:val="1"/>
      <w:marLeft w:val="0"/>
      <w:marRight w:val="0"/>
      <w:marTop w:val="0"/>
      <w:marBottom w:val="0"/>
      <w:divBdr>
        <w:top w:val="none" w:sz="0" w:space="0" w:color="auto"/>
        <w:left w:val="none" w:sz="0" w:space="0" w:color="auto"/>
        <w:bottom w:val="none" w:sz="0" w:space="0" w:color="auto"/>
        <w:right w:val="none" w:sz="0" w:space="0" w:color="auto"/>
      </w:divBdr>
      <w:divsChild>
        <w:div w:id="631330820">
          <w:marLeft w:val="288"/>
          <w:marRight w:val="0"/>
          <w:marTop w:val="0"/>
          <w:marBottom w:val="80"/>
          <w:divBdr>
            <w:top w:val="none" w:sz="0" w:space="0" w:color="auto"/>
            <w:left w:val="none" w:sz="0" w:space="0" w:color="auto"/>
            <w:bottom w:val="none" w:sz="0" w:space="0" w:color="auto"/>
            <w:right w:val="none" w:sz="0" w:space="0" w:color="auto"/>
          </w:divBdr>
        </w:div>
        <w:div w:id="1667049287">
          <w:marLeft w:val="288"/>
          <w:marRight w:val="0"/>
          <w:marTop w:val="0"/>
          <w:marBottom w:val="80"/>
          <w:divBdr>
            <w:top w:val="none" w:sz="0" w:space="0" w:color="auto"/>
            <w:left w:val="none" w:sz="0" w:space="0" w:color="auto"/>
            <w:bottom w:val="none" w:sz="0" w:space="0" w:color="auto"/>
            <w:right w:val="none" w:sz="0" w:space="0" w:color="auto"/>
          </w:divBdr>
        </w:div>
        <w:div w:id="2031492809">
          <w:marLeft w:val="288"/>
          <w:marRight w:val="0"/>
          <w:marTop w:val="0"/>
          <w:marBottom w:val="80"/>
          <w:divBdr>
            <w:top w:val="none" w:sz="0" w:space="0" w:color="auto"/>
            <w:left w:val="none" w:sz="0" w:space="0" w:color="auto"/>
            <w:bottom w:val="none" w:sz="0" w:space="0" w:color="auto"/>
            <w:right w:val="none" w:sz="0" w:space="0" w:color="auto"/>
          </w:divBdr>
        </w:div>
        <w:div w:id="288783661">
          <w:marLeft w:val="288"/>
          <w:marRight w:val="0"/>
          <w:marTop w:val="0"/>
          <w:marBottom w:val="80"/>
          <w:divBdr>
            <w:top w:val="none" w:sz="0" w:space="0" w:color="auto"/>
            <w:left w:val="none" w:sz="0" w:space="0" w:color="auto"/>
            <w:bottom w:val="none" w:sz="0" w:space="0" w:color="auto"/>
            <w:right w:val="none" w:sz="0" w:space="0" w:color="auto"/>
          </w:divBdr>
        </w:div>
        <w:div w:id="1072436522">
          <w:marLeft w:val="288"/>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10.xml"/><Relationship Id="rId39" Type="http://schemas.microsoft.com/office/2011/relationships/people" Target="people.xml"/><Relationship Id="rId21" Type="http://schemas.openxmlformats.org/officeDocument/2006/relationships/footer" Target="footer2.xml"/><Relationship Id="rId34" Type="http://schemas.openxmlformats.org/officeDocument/2006/relationships/hyperlink" Target="http://www.kpmg.ca/" TargetMode="External"/><Relationship Id="rId7" Type="http://schemas.openxmlformats.org/officeDocument/2006/relationships/styles" Target="styles.xml"/><Relationship Id="rId12" Type="http://schemas.openxmlformats.org/officeDocument/2006/relationships/hyperlink" Target="http://www.kpmg.ca/" TargetMode="External"/><Relationship Id="rId17" Type="http://schemas.openxmlformats.org/officeDocument/2006/relationships/header" Target="header3.xml"/><Relationship Id="rId25" Type="http://schemas.openxmlformats.org/officeDocument/2006/relationships/header" Target="header9.xml"/><Relationship Id="rId33" Type="http://schemas.openxmlformats.org/officeDocument/2006/relationships/header" Target="header16.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6.xml"/><Relationship Id="rId29" Type="http://schemas.openxmlformats.org/officeDocument/2006/relationships/footer" Target="footer3.xml"/><Relationship Id="rId40" Type="http://schemas.openxmlformats.org/officeDocument/2006/relationships/theme" Target="theme/theme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32" Type="http://schemas.openxmlformats.org/officeDocument/2006/relationships/header" Target="header15.xml"/><Relationship Id="rId37" Type="http://schemas.openxmlformats.org/officeDocument/2006/relationships/header" Target="header19.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2.png"/><Relationship Id="rId28" Type="http://schemas.openxmlformats.org/officeDocument/2006/relationships/header" Target="header12.xml"/><Relationship Id="rId36" Type="http://schemas.openxmlformats.org/officeDocument/2006/relationships/header" Target="header18.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1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header" Target="header17.xml"/><Relationship Id="rId8" Type="http://schemas.openxmlformats.org/officeDocument/2006/relationships/settings" Target="setting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015c5536-8aef-4f54-84d3-0887bdbac016" ContentTypeId="0x0101003FD9BD0E18176D4FA4358D86B30BB4D800649F31E4CF84F243857AF7ED29779D6E02"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4EDAA5-43F4-4072-A8DD-C3230DA2FE21}">
  <ds:schemaRefs>
    <ds:schemaRef ds:uri="Microsoft.SharePoint.Taxonomy.ContentTypeSync"/>
  </ds:schemaRefs>
</ds:datastoreItem>
</file>

<file path=customXml/itemProps2.xml><?xml version="1.0" encoding="utf-8"?>
<ds:datastoreItem xmlns:ds="http://schemas.openxmlformats.org/officeDocument/2006/customXml" ds:itemID="{9100462E-E74F-4019-B5AD-5D2D9098C398}"/>
</file>

<file path=customXml/itemProps3.xml><?xml version="1.0" encoding="utf-8"?>
<ds:datastoreItem xmlns:ds="http://schemas.openxmlformats.org/officeDocument/2006/customXml" ds:itemID="{8B7033BA-ED23-45C0-A59C-8FF23C829E73}">
  <ds:schemaRefs>
    <ds:schemaRef ds:uri="http://schemas.openxmlformats.org/officeDocument/2006/bibliography"/>
  </ds:schemaRefs>
</ds:datastoreItem>
</file>

<file path=customXml/itemProps4.xml><?xml version="1.0" encoding="utf-8"?>
<ds:datastoreItem xmlns:ds="http://schemas.openxmlformats.org/officeDocument/2006/customXml" ds:itemID="{D97EFB65-5D60-45AC-BB3E-08E51906AAD6}">
  <ds:schemaRefs>
    <ds:schemaRef ds:uri="http://schemas.microsoft.com/office/2006/metadata/properties"/>
    <ds:schemaRef ds:uri="http://schemas.microsoft.com/office/infopath/2007/PartnerControls"/>
    <ds:schemaRef ds:uri="7a8708e8-a7b1-48e4-a95e-1a4664bffb5d"/>
  </ds:schemaRefs>
</ds:datastoreItem>
</file>

<file path=customXml/itemProps5.xml><?xml version="1.0" encoding="utf-8"?>
<ds:datastoreItem xmlns:ds="http://schemas.openxmlformats.org/officeDocument/2006/customXml" ds:itemID="{882610A3-FBE9-4F98-81E6-4DF6D577DB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14450</Words>
  <Characters>82371</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Engagement Letter Templates - May 2010 Transaction Services</vt:lpstr>
    </vt:vector>
  </TitlesOfParts>
  <Company/>
  <LinksUpToDate>false</LinksUpToDate>
  <CharactersWithSpaces>96628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 Templates - May 2010 Transaction Services</dc:title>
  <dc:creator>KPMG</dc:creator>
  <cp:lastModifiedBy>Oudyk, Mike</cp:lastModifiedBy>
  <cp:revision>6</cp:revision>
  <dcterms:created xsi:type="dcterms:W3CDTF">2024-02-12T15:10:00Z</dcterms:created>
  <dcterms:modified xsi:type="dcterms:W3CDTF">2024-02-13T14:43:00Z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2021-01-15T00:00:00Z</vt:filetime>
  </property>
  <property fmtid="{D5CDD505-2E9C-101B-9397-08002B2CF9AE}" pid="3" name="Creator">
    <vt:lpwstr>Acrobat PDFMaker 17 for Word</vt:lpwstr>
  </property>
  <property fmtid="{D5CDD505-2E9C-101B-9397-08002B2CF9AE}" pid="4" name="LastSaved">
    <vt:filetime>2021-01-15T00:00:00Z</vt:filetime>
  </property>
  <property fmtid="{D5CDD505-2E9C-101B-9397-08002B2CF9AE}" pid="5" name="ContentTypeId">
    <vt:lpwstr>0x010100B50ACECE49572E49B9E2B6EEF15646F3</vt:lpwstr>
  </property>
</Properties>
</file>