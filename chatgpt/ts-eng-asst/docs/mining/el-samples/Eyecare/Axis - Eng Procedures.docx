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41E" w:rsidRPr="00F558A9" w:rsidDel="0015639F" w:rsidRDefault="005D4A9E" w:rsidP="0015639F">
      <w:pPr>
        <w:jc w:val="center"/>
        <w:rPr>
          <w:del w:id="0" w:author="Author" w:date="2019-04-25T22:41:00Z"/>
          <w:rFonts w:ascii="Arial" w:hAnsi="Arial" w:cs="Arial"/>
          <w:b/>
          <w:sz w:val="20"/>
          <w:szCs w:val="20"/>
        </w:rPr>
      </w:pPr>
      <w:del w:id="1" w:author="Author" w:date="2019-04-25T22:41:00Z">
        <w:r w:rsidRPr="00F558A9" w:rsidDel="0015639F">
          <w:rPr>
            <w:rFonts w:ascii="Arial" w:hAnsi="Arial" w:cs="Arial"/>
            <w:b/>
            <w:sz w:val="20"/>
            <w:szCs w:val="20"/>
          </w:rPr>
          <w:delText>Statement of Work for Teachers’</w:delText>
        </w:r>
      </w:del>
    </w:p>
    <w:p w:rsidR="00B8441E" w:rsidRPr="00F558A9" w:rsidDel="0015639F" w:rsidRDefault="00B8441E" w:rsidP="0015639F">
      <w:pPr>
        <w:rPr>
          <w:del w:id="2" w:author="Author" w:date="2019-04-25T22:41:00Z"/>
          <w:rFonts w:ascii="Arial" w:hAnsi="Arial" w:cs="Arial"/>
          <w:b/>
          <w:sz w:val="20"/>
          <w:szCs w:val="20"/>
        </w:rPr>
      </w:pPr>
      <w:del w:id="3" w:author="Author" w:date="2019-04-25T22:41:00Z">
        <w:r w:rsidRPr="00F558A9" w:rsidDel="0015639F">
          <w:rPr>
            <w:rFonts w:ascii="Arial" w:hAnsi="Arial" w:cs="Arial"/>
            <w:b/>
            <w:sz w:val="20"/>
            <w:szCs w:val="20"/>
          </w:rPr>
          <w:delText>PRIVATE &amp; CONFIDENTIAL</w:delText>
        </w:r>
      </w:del>
    </w:p>
    <w:p w:rsidR="00133A45" w:rsidRPr="001B4333" w:rsidDel="0015639F" w:rsidRDefault="00133A45" w:rsidP="0015639F">
      <w:pPr>
        <w:pStyle w:val="KPMGSalutation"/>
        <w:rPr>
          <w:del w:id="4" w:author="Author" w:date="2019-04-25T22:41:00Z"/>
          <w:rFonts w:ascii="Arial" w:hAnsi="Arial" w:cs="Arial"/>
          <w:sz w:val="20"/>
        </w:rPr>
      </w:pPr>
      <w:del w:id="5" w:author="Author" w:date="2019-04-25T22:41:00Z">
        <w:r w:rsidRPr="001B4333" w:rsidDel="0015639F">
          <w:rPr>
            <w:rFonts w:ascii="Arial" w:hAnsi="Arial" w:cs="Arial"/>
            <w:sz w:val="20"/>
          </w:rPr>
          <w:delText xml:space="preserve">Mr. </w:delText>
        </w:r>
        <w:r w:rsidDel="0015639F">
          <w:rPr>
            <w:rFonts w:ascii="Arial" w:hAnsi="Arial" w:cs="Arial"/>
            <w:sz w:val="20"/>
          </w:rPr>
          <w:delText>Andrew Krane</w:delText>
        </w:r>
        <w:r w:rsidR="00D2016D" w:rsidDel="0015639F">
          <w:rPr>
            <w:rFonts w:ascii="Arial" w:hAnsi="Arial" w:cs="Arial"/>
            <w:sz w:val="20"/>
          </w:rPr>
          <w:delText>, Principal</w:delText>
        </w:r>
      </w:del>
    </w:p>
    <w:p w:rsidR="00133A45" w:rsidRPr="001B4333" w:rsidDel="0015639F" w:rsidRDefault="00133A45" w:rsidP="0015639F">
      <w:pPr>
        <w:pStyle w:val="KPMGSalutation"/>
        <w:rPr>
          <w:del w:id="6" w:author="Author" w:date="2019-04-25T22:41:00Z"/>
          <w:rFonts w:ascii="Arial" w:hAnsi="Arial" w:cs="Arial"/>
          <w:sz w:val="20"/>
        </w:rPr>
      </w:pPr>
      <w:del w:id="7" w:author="Author" w:date="2019-04-25T22:41:00Z">
        <w:r w:rsidRPr="001B4333" w:rsidDel="0015639F">
          <w:rPr>
            <w:rFonts w:ascii="Arial" w:hAnsi="Arial" w:cs="Arial"/>
            <w:sz w:val="20"/>
          </w:rPr>
          <w:delText>Ontario Teachers’ Pension Plan Board</w:delText>
        </w:r>
        <w:r w:rsidRPr="001B4333" w:rsidDel="0015639F">
          <w:rPr>
            <w:rFonts w:ascii="Arial" w:hAnsi="Arial" w:cs="Arial"/>
            <w:sz w:val="20"/>
          </w:rPr>
          <w:tab/>
        </w:r>
      </w:del>
    </w:p>
    <w:p w:rsidR="00133A45" w:rsidRPr="001B4333" w:rsidDel="0015639F" w:rsidRDefault="00133A45" w:rsidP="0015639F">
      <w:pPr>
        <w:pStyle w:val="KPMGSalutation"/>
        <w:rPr>
          <w:del w:id="8" w:author="Author" w:date="2019-04-25T22:41:00Z"/>
          <w:rFonts w:ascii="Arial" w:hAnsi="Arial" w:cs="Arial"/>
          <w:sz w:val="20"/>
        </w:rPr>
      </w:pPr>
      <w:del w:id="9" w:author="Author" w:date="2019-04-25T22:41:00Z">
        <w:r w:rsidRPr="001B4333" w:rsidDel="0015639F">
          <w:rPr>
            <w:rFonts w:ascii="Arial" w:hAnsi="Arial" w:cs="Arial"/>
            <w:sz w:val="20"/>
          </w:rPr>
          <w:delText>5650 Yonge Street</w:delText>
        </w:r>
        <w:r w:rsidRPr="001B4333" w:rsidDel="0015639F">
          <w:rPr>
            <w:rFonts w:ascii="Arial" w:hAnsi="Arial" w:cs="Arial"/>
            <w:sz w:val="20"/>
          </w:rPr>
          <w:tab/>
        </w:r>
        <w:r w:rsidRPr="001B4333" w:rsidDel="0015639F">
          <w:rPr>
            <w:rFonts w:ascii="Arial" w:hAnsi="Arial" w:cs="Arial"/>
            <w:sz w:val="20"/>
          </w:rPr>
          <w:tab/>
        </w:r>
        <w:r w:rsidRPr="001B4333" w:rsidDel="0015639F">
          <w:rPr>
            <w:rFonts w:ascii="Arial" w:hAnsi="Arial" w:cs="Arial"/>
            <w:sz w:val="20"/>
          </w:rPr>
          <w:tab/>
        </w:r>
      </w:del>
    </w:p>
    <w:p w:rsidR="00133A45" w:rsidRPr="001B4333" w:rsidDel="0015639F" w:rsidRDefault="00133A45" w:rsidP="0015639F">
      <w:pPr>
        <w:pStyle w:val="KPMGSalutation"/>
        <w:rPr>
          <w:del w:id="10" w:author="Author" w:date="2019-04-25T22:41:00Z"/>
          <w:rFonts w:ascii="Arial" w:hAnsi="Arial" w:cs="Arial"/>
          <w:sz w:val="20"/>
        </w:rPr>
      </w:pPr>
      <w:del w:id="11" w:author="Author" w:date="2019-04-25T22:41:00Z">
        <w:r w:rsidRPr="001B4333" w:rsidDel="0015639F">
          <w:rPr>
            <w:rFonts w:ascii="Arial" w:hAnsi="Arial" w:cs="Arial"/>
            <w:sz w:val="20"/>
          </w:rPr>
          <w:delText>Toronto, Ontario, Canada</w:delText>
        </w:r>
        <w:r w:rsidRPr="001B4333" w:rsidDel="0015639F">
          <w:rPr>
            <w:rFonts w:ascii="Arial" w:hAnsi="Arial" w:cs="Arial"/>
            <w:sz w:val="20"/>
          </w:rPr>
          <w:tab/>
        </w:r>
        <w:r w:rsidRPr="001B4333" w:rsidDel="0015639F">
          <w:rPr>
            <w:rFonts w:ascii="Arial" w:hAnsi="Arial" w:cs="Arial"/>
            <w:sz w:val="20"/>
          </w:rPr>
          <w:tab/>
        </w:r>
      </w:del>
    </w:p>
    <w:p w:rsidR="00C67486" w:rsidDel="0015639F" w:rsidRDefault="00133A45" w:rsidP="0015639F">
      <w:pPr>
        <w:rPr>
          <w:del w:id="12" w:author="Author" w:date="2019-04-25T22:41:00Z"/>
          <w:rFonts w:ascii="Arial" w:hAnsi="Arial" w:cs="Arial"/>
          <w:sz w:val="20"/>
          <w:szCs w:val="20"/>
        </w:rPr>
      </w:pPr>
      <w:del w:id="13" w:author="Author" w:date="2019-04-25T22:41:00Z">
        <w:r w:rsidRPr="001B4333" w:rsidDel="0015639F">
          <w:rPr>
            <w:rFonts w:ascii="Arial" w:hAnsi="Arial" w:cs="Arial"/>
            <w:sz w:val="20"/>
          </w:rPr>
          <w:delText>M2M 4H5</w:delText>
        </w:r>
      </w:del>
    </w:p>
    <w:p w:rsidR="00C67486" w:rsidDel="0015639F" w:rsidRDefault="00133A45" w:rsidP="0015639F">
      <w:pPr>
        <w:rPr>
          <w:del w:id="14" w:author="Author" w:date="2019-04-25T22:41:00Z"/>
          <w:rFonts w:ascii="Arial" w:hAnsi="Arial" w:cs="Arial"/>
          <w:sz w:val="20"/>
          <w:szCs w:val="20"/>
        </w:rPr>
      </w:pPr>
      <w:del w:id="15" w:author="Author" w:date="2019-04-25T22:41:00Z">
        <w:r w:rsidDel="0015639F">
          <w:rPr>
            <w:rFonts w:ascii="Arial" w:hAnsi="Arial" w:cs="Arial"/>
            <w:sz w:val="20"/>
            <w:szCs w:val="20"/>
          </w:rPr>
          <w:delText>April 8, 2019</w:delText>
        </w:r>
      </w:del>
    </w:p>
    <w:p w:rsidR="00B8441E" w:rsidRPr="00F558A9" w:rsidDel="0015639F" w:rsidRDefault="005D4A9E" w:rsidP="0015639F">
      <w:pPr>
        <w:rPr>
          <w:del w:id="16" w:author="Author" w:date="2019-04-25T22:41:00Z"/>
          <w:rFonts w:ascii="Arial" w:hAnsi="Arial" w:cs="Arial"/>
          <w:sz w:val="20"/>
          <w:szCs w:val="20"/>
        </w:rPr>
      </w:pPr>
      <w:del w:id="17" w:author="Author" w:date="2019-04-25T22:41:00Z">
        <w:r w:rsidRPr="00F558A9" w:rsidDel="0015639F">
          <w:rPr>
            <w:rFonts w:ascii="Arial" w:hAnsi="Arial" w:cs="Arial"/>
            <w:sz w:val="20"/>
            <w:szCs w:val="20"/>
          </w:rPr>
          <w:delText xml:space="preserve">Dear </w:delText>
        </w:r>
        <w:r w:rsidR="00133A45" w:rsidDel="0015639F">
          <w:rPr>
            <w:rFonts w:ascii="Arial" w:hAnsi="Arial" w:cs="Arial"/>
            <w:sz w:val="20"/>
            <w:szCs w:val="20"/>
          </w:rPr>
          <w:delText>Mr. Krane</w:delText>
        </w:r>
        <w:r w:rsidRPr="00F558A9" w:rsidDel="0015639F">
          <w:rPr>
            <w:rFonts w:ascii="Arial" w:hAnsi="Arial" w:cs="Arial"/>
            <w:sz w:val="20"/>
            <w:szCs w:val="20"/>
          </w:rPr>
          <w:delText>:</w:delText>
        </w:r>
      </w:del>
    </w:p>
    <w:p w:rsidR="00B8441E" w:rsidRPr="00F558A9" w:rsidDel="0015639F" w:rsidRDefault="005D4A9E" w:rsidP="0015639F">
      <w:pPr>
        <w:ind w:left="720" w:hanging="720"/>
        <w:rPr>
          <w:del w:id="18" w:author="Author" w:date="2019-04-25T22:41:00Z"/>
          <w:rFonts w:ascii="Arial" w:hAnsi="Arial" w:cs="Arial"/>
          <w:b/>
          <w:sz w:val="20"/>
          <w:szCs w:val="20"/>
        </w:rPr>
      </w:pPr>
      <w:del w:id="19" w:author="Author" w:date="2019-04-25T22:41:00Z">
        <w:r w:rsidRPr="00F558A9" w:rsidDel="0015639F">
          <w:rPr>
            <w:rFonts w:ascii="Arial" w:hAnsi="Arial" w:cs="Arial"/>
            <w:b/>
            <w:sz w:val="20"/>
            <w:szCs w:val="20"/>
          </w:rPr>
          <w:delText>RE:</w:delText>
        </w:r>
        <w:r w:rsidR="00C803B2" w:rsidRPr="00F558A9" w:rsidDel="0015639F">
          <w:rPr>
            <w:rFonts w:ascii="Arial" w:hAnsi="Arial" w:cs="Arial"/>
            <w:sz w:val="20"/>
            <w:szCs w:val="20"/>
          </w:rPr>
          <w:delText xml:space="preserve"> </w:delText>
        </w:r>
        <w:r w:rsidR="00E14A1B" w:rsidDel="0015639F">
          <w:rPr>
            <w:rFonts w:ascii="Arial" w:hAnsi="Arial" w:cs="Arial"/>
            <w:sz w:val="20"/>
            <w:szCs w:val="20"/>
          </w:rPr>
          <w:tab/>
        </w:r>
        <w:r w:rsidRPr="00F558A9" w:rsidDel="0015639F">
          <w:rPr>
            <w:rFonts w:ascii="Arial" w:hAnsi="Arial" w:cs="Arial"/>
            <w:b/>
            <w:sz w:val="20"/>
            <w:szCs w:val="20"/>
          </w:rPr>
          <w:delText>Statement of Work (“SOW</w:delText>
        </w:r>
        <w:r w:rsidR="00D35126" w:rsidRPr="00F558A9" w:rsidDel="0015639F">
          <w:rPr>
            <w:rFonts w:ascii="Arial" w:hAnsi="Arial" w:cs="Arial"/>
            <w:b/>
            <w:sz w:val="20"/>
            <w:szCs w:val="20"/>
          </w:rPr>
          <w:delText xml:space="preserve">”) </w:delText>
        </w:r>
        <w:r w:rsidRPr="00F558A9" w:rsidDel="0015639F">
          <w:rPr>
            <w:rFonts w:ascii="Arial" w:hAnsi="Arial" w:cs="Arial"/>
            <w:b/>
            <w:sz w:val="20"/>
            <w:szCs w:val="20"/>
          </w:rPr>
          <w:delText xml:space="preserve">to provide </w:delText>
        </w:r>
        <w:r w:rsidR="00D35126" w:rsidRPr="00F558A9" w:rsidDel="0015639F">
          <w:rPr>
            <w:rFonts w:ascii="Arial" w:hAnsi="Arial" w:cs="Arial"/>
            <w:b/>
            <w:sz w:val="20"/>
            <w:szCs w:val="20"/>
          </w:rPr>
          <w:delText xml:space="preserve">Tax </w:delText>
        </w:r>
        <w:r w:rsidR="00D35126" w:rsidRPr="00C2378D" w:rsidDel="0015639F">
          <w:rPr>
            <w:rFonts w:ascii="Arial" w:hAnsi="Arial" w:cs="Arial"/>
            <w:b/>
            <w:sz w:val="20"/>
            <w:szCs w:val="20"/>
          </w:rPr>
          <w:delText xml:space="preserve">Structuring Advice </w:delText>
        </w:r>
        <w:r w:rsidRPr="00C2378D" w:rsidDel="0015639F">
          <w:rPr>
            <w:rFonts w:ascii="Arial" w:hAnsi="Arial" w:cs="Arial"/>
            <w:b/>
            <w:sz w:val="20"/>
            <w:szCs w:val="20"/>
          </w:rPr>
          <w:delText>under Master Relationship Agreement (Ref: MRA-KPMG-OTPP-CF-//201</w:delText>
        </w:r>
        <w:r w:rsidR="00D65850" w:rsidRPr="00C2378D" w:rsidDel="0015639F">
          <w:rPr>
            <w:rFonts w:ascii="Arial" w:hAnsi="Arial" w:cs="Arial"/>
            <w:b/>
            <w:sz w:val="20"/>
            <w:szCs w:val="20"/>
          </w:rPr>
          <w:delText>7</w:delText>
        </w:r>
        <w:r w:rsidRPr="00C2378D" w:rsidDel="0015639F">
          <w:rPr>
            <w:rFonts w:ascii="Arial" w:hAnsi="Arial" w:cs="Arial"/>
            <w:b/>
            <w:sz w:val="20"/>
            <w:szCs w:val="20"/>
          </w:rPr>
          <w:delText xml:space="preserve">) (the “MRA”) dated </w:delText>
        </w:r>
        <w:r w:rsidR="00D35126" w:rsidRPr="00C2378D" w:rsidDel="0015639F">
          <w:rPr>
            <w:rFonts w:ascii="Arial" w:hAnsi="Arial" w:cs="Arial"/>
            <w:b/>
            <w:sz w:val="20"/>
            <w:szCs w:val="20"/>
          </w:rPr>
          <w:delText>April 10</w:delText>
        </w:r>
        <w:r w:rsidR="008F203D" w:rsidRPr="00C2378D" w:rsidDel="0015639F">
          <w:rPr>
            <w:rFonts w:ascii="Arial" w:hAnsi="Arial" w:cs="Arial"/>
            <w:b/>
            <w:sz w:val="20"/>
            <w:szCs w:val="20"/>
          </w:rPr>
          <w:delText>, 201</w:delText>
        </w:r>
        <w:r w:rsidR="00D65850" w:rsidRPr="00C2378D" w:rsidDel="0015639F">
          <w:rPr>
            <w:rFonts w:ascii="Arial" w:hAnsi="Arial" w:cs="Arial"/>
            <w:b/>
            <w:sz w:val="20"/>
            <w:szCs w:val="20"/>
          </w:rPr>
          <w:delText>7</w:delText>
        </w:r>
        <w:r w:rsidRPr="00C2378D" w:rsidDel="0015639F">
          <w:rPr>
            <w:rFonts w:ascii="Arial" w:hAnsi="Arial" w:cs="Arial"/>
            <w:b/>
            <w:sz w:val="20"/>
            <w:szCs w:val="20"/>
          </w:rPr>
          <w:delText>.</w:delText>
        </w:r>
      </w:del>
    </w:p>
    <w:p w:rsidR="00B8441E" w:rsidRPr="00F558A9" w:rsidDel="0015639F" w:rsidRDefault="00B8441E" w:rsidP="0015639F">
      <w:pPr>
        <w:rPr>
          <w:del w:id="20" w:author="Author" w:date="2019-04-25T22:41:00Z"/>
          <w:rFonts w:ascii="Arial" w:hAnsi="Arial" w:cs="Arial"/>
          <w:sz w:val="20"/>
          <w:szCs w:val="20"/>
        </w:rPr>
      </w:pPr>
      <w:del w:id="21" w:author="Author" w:date="2019-04-25T22:41:00Z">
        <w:r w:rsidRPr="00F558A9" w:rsidDel="0015639F">
          <w:rPr>
            <w:rFonts w:ascii="Arial" w:hAnsi="Arial" w:cs="Arial"/>
            <w:sz w:val="20"/>
            <w:szCs w:val="20"/>
          </w:rPr>
          <w:delText>This SOW is an addendum to the MRA which confirms the terms of engagement of</w:delText>
        </w:r>
        <w:r w:rsidR="005D4A9E" w:rsidRPr="00F558A9" w:rsidDel="0015639F">
          <w:rPr>
            <w:rFonts w:ascii="Arial" w:hAnsi="Arial" w:cs="Arial"/>
            <w:sz w:val="20"/>
            <w:szCs w:val="20"/>
          </w:rPr>
          <w:delText xml:space="preserve"> </w:delText>
        </w:r>
        <w:r w:rsidRPr="00F558A9" w:rsidDel="0015639F">
          <w:rPr>
            <w:rFonts w:ascii="Arial" w:hAnsi="Arial" w:cs="Arial"/>
            <w:sz w:val="20"/>
            <w:szCs w:val="20"/>
          </w:rPr>
          <w:delText>KPMG LLP (Canada) ("</w:delText>
        </w:r>
        <w:r w:rsidRPr="00F558A9" w:rsidDel="0015639F">
          <w:rPr>
            <w:rFonts w:ascii="Arial" w:hAnsi="Arial" w:cs="Arial"/>
            <w:b/>
            <w:sz w:val="20"/>
            <w:szCs w:val="20"/>
          </w:rPr>
          <w:delText>KPMG</w:delText>
        </w:r>
        <w:r w:rsidRPr="00F558A9" w:rsidDel="0015639F">
          <w:rPr>
            <w:rFonts w:ascii="Arial" w:hAnsi="Arial" w:cs="Arial"/>
            <w:sz w:val="20"/>
            <w:szCs w:val="20"/>
          </w:rPr>
          <w:delText>") to assist Ontario Teachers' Pension Pl</w:delText>
        </w:r>
        <w:r w:rsidR="00D35126" w:rsidRPr="00F558A9" w:rsidDel="0015639F">
          <w:rPr>
            <w:rFonts w:ascii="Arial" w:hAnsi="Arial" w:cs="Arial"/>
            <w:sz w:val="20"/>
            <w:szCs w:val="20"/>
          </w:rPr>
          <w:delText>an Board ("</w:delText>
        </w:r>
        <w:r w:rsidR="00D35126" w:rsidRPr="00F558A9" w:rsidDel="0015639F">
          <w:rPr>
            <w:rFonts w:ascii="Arial" w:hAnsi="Arial" w:cs="Arial"/>
            <w:b/>
            <w:sz w:val="20"/>
            <w:szCs w:val="20"/>
          </w:rPr>
          <w:delText>Teachers</w:delText>
        </w:r>
        <w:r w:rsidR="00D35126" w:rsidRPr="00F558A9" w:rsidDel="0015639F">
          <w:rPr>
            <w:rFonts w:ascii="Arial" w:hAnsi="Arial" w:cs="Arial"/>
            <w:sz w:val="20"/>
            <w:szCs w:val="20"/>
          </w:rPr>
          <w:delText>"' or "</w:delText>
        </w:r>
        <w:r w:rsidR="00D35126" w:rsidRPr="00F558A9" w:rsidDel="0015639F">
          <w:rPr>
            <w:rFonts w:ascii="Arial" w:hAnsi="Arial" w:cs="Arial"/>
            <w:b/>
            <w:sz w:val="20"/>
            <w:szCs w:val="20"/>
          </w:rPr>
          <w:delText>you</w:delText>
        </w:r>
        <w:r w:rsidR="00D35126" w:rsidRPr="00F558A9" w:rsidDel="0015639F">
          <w:rPr>
            <w:rFonts w:ascii="Arial" w:hAnsi="Arial" w:cs="Arial"/>
            <w:sz w:val="20"/>
            <w:szCs w:val="20"/>
          </w:rPr>
          <w:delText>")</w:delText>
        </w:r>
        <w:r w:rsidRPr="00F558A9" w:rsidDel="0015639F">
          <w:rPr>
            <w:rFonts w:ascii="Arial" w:hAnsi="Arial" w:cs="Arial"/>
            <w:sz w:val="20"/>
            <w:szCs w:val="20"/>
          </w:rPr>
          <w:delText>. This SOW includes the details for the engagement on (i) the services to be provided by KPMG, (ii) the scope of the work to be performed (</w:delText>
        </w:r>
        <w:r w:rsidR="00DB2E6D" w:rsidDel="0015639F">
          <w:rPr>
            <w:rFonts w:ascii="Arial" w:hAnsi="Arial" w:cs="Arial"/>
            <w:sz w:val="20"/>
            <w:szCs w:val="20"/>
          </w:rPr>
          <w:delText>i</w:delText>
        </w:r>
        <w:r w:rsidRPr="00F558A9" w:rsidDel="0015639F">
          <w:rPr>
            <w:rFonts w:ascii="Arial" w:hAnsi="Arial" w:cs="Arial"/>
            <w:sz w:val="20"/>
            <w:szCs w:val="20"/>
          </w:rPr>
          <w:delText>ii) detailed work steps and a timeline for the proposed engagement, (i</w:delText>
        </w:r>
        <w:r w:rsidR="00DB2E6D" w:rsidDel="0015639F">
          <w:rPr>
            <w:rFonts w:ascii="Arial" w:hAnsi="Arial" w:cs="Arial"/>
            <w:sz w:val="20"/>
            <w:szCs w:val="20"/>
          </w:rPr>
          <w:delText>v</w:delText>
        </w:r>
        <w:r w:rsidRPr="00F558A9" w:rsidDel="0015639F">
          <w:rPr>
            <w:rFonts w:ascii="Arial" w:hAnsi="Arial" w:cs="Arial"/>
            <w:sz w:val="20"/>
            <w:szCs w:val="20"/>
          </w:rPr>
          <w:delText>) the deliverables, and (v) an estimated fee. The purpose of this SOW is to confirm KPMG's understanding of the terms of this engagement and the nature of the services K</w:delText>
        </w:r>
        <w:r w:rsidR="00D35126" w:rsidRPr="00F558A9" w:rsidDel="0015639F">
          <w:rPr>
            <w:rFonts w:ascii="Arial" w:hAnsi="Arial" w:cs="Arial"/>
            <w:sz w:val="20"/>
            <w:szCs w:val="20"/>
          </w:rPr>
          <w:delText>PMG will perform for Teachers'</w:delText>
        </w:r>
        <w:r w:rsidRPr="00F558A9" w:rsidDel="0015639F">
          <w:rPr>
            <w:rFonts w:ascii="Arial" w:hAnsi="Arial" w:cs="Arial"/>
            <w:sz w:val="20"/>
            <w:szCs w:val="20"/>
          </w:rPr>
          <w:delText xml:space="preserve"> hereunder. Capitalized terms used herein but not otherwise defined herein shall have the meanings ascribed to such terms in the MRA. In the event of conflict between this SOW, the MRA and/or the Standard Terms, the SOW shall prevail for this SOW only.</w:delText>
        </w:r>
      </w:del>
    </w:p>
    <w:p w:rsidR="00B8441E" w:rsidRPr="00394566" w:rsidDel="0015639F" w:rsidRDefault="00D362F0" w:rsidP="0015639F">
      <w:pPr>
        <w:pStyle w:val="Heading1"/>
        <w:jc w:val="left"/>
        <w:rPr>
          <w:del w:id="22" w:author="Author" w:date="2019-04-25T22:41:00Z"/>
        </w:rPr>
      </w:pPr>
      <w:del w:id="23" w:author="Author" w:date="2019-04-25T22:41:00Z">
        <w:r w:rsidRPr="00394566" w:rsidDel="0015639F">
          <w:delText>Background</w:delText>
        </w:r>
      </w:del>
    </w:p>
    <w:p w:rsidR="00B8441E" w:rsidRPr="00F558A9" w:rsidDel="0015639F" w:rsidRDefault="00841180" w:rsidP="0015639F">
      <w:pPr>
        <w:jc w:val="both"/>
        <w:rPr>
          <w:del w:id="24" w:author="Author" w:date="2019-04-25T22:41:00Z"/>
          <w:rFonts w:ascii="Arial" w:hAnsi="Arial" w:cs="Arial"/>
          <w:sz w:val="20"/>
          <w:szCs w:val="20"/>
        </w:rPr>
      </w:pPr>
      <w:del w:id="25" w:author="Author" w:date="2019-04-25T22:41:00Z">
        <w:r w:rsidRPr="00841180" w:rsidDel="0015639F">
          <w:rPr>
            <w:rFonts w:ascii="Arial" w:hAnsi="Arial" w:cs="Arial"/>
            <w:sz w:val="20"/>
            <w:szCs w:val="20"/>
          </w:rPr>
          <w:delText xml:space="preserve">In connection with your prospective investment </w:delText>
        </w:r>
        <w:r w:rsidR="00AE62BD" w:rsidDel="0015639F">
          <w:rPr>
            <w:rFonts w:ascii="Arial" w:hAnsi="Arial" w:cs="Arial"/>
            <w:sz w:val="20"/>
            <w:szCs w:val="20"/>
          </w:rPr>
          <w:delText>(the “</w:delText>
        </w:r>
        <w:r w:rsidR="00AE62BD" w:rsidDel="0015639F">
          <w:rPr>
            <w:rFonts w:ascii="Arial" w:hAnsi="Arial" w:cs="Arial"/>
            <w:b/>
            <w:sz w:val="20"/>
            <w:szCs w:val="20"/>
          </w:rPr>
          <w:delText>Transaction</w:delText>
        </w:r>
        <w:r w:rsidR="00AE62BD" w:rsidDel="0015639F">
          <w:rPr>
            <w:rFonts w:ascii="Arial" w:hAnsi="Arial" w:cs="Arial"/>
            <w:sz w:val="20"/>
            <w:szCs w:val="20"/>
          </w:rPr>
          <w:delText xml:space="preserve">”) </w:delText>
        </w:r>
        <w:r w:rsidR="009F68EF" w:rsidRPr="009F68EF" w:rsidDel="0015639F">
          <w:rPr>
            <w:rFonts w:ascii="Arial" w:hAnsi="Arial" w:cs="Arial"/>
            <w:sz w:val="20"/>
            <w:szCs w:val="20"/>
          </w:rPr>
          <w:delText>in</w:delText>
        </w:r>
        <w:r w:rsidR="00B7269E" w:rsidDel="0015639F">
          <w:rPr>
            <w:rFonts w:ascii="Arial" w:hAnsi="Arial" w:cs="Arial"/>
            <w:sz w:val="20"/>
            <w:szCs w:val="20"/>
          </w:rPr>
          <w:delText xml:space="preserve"> </w:delText>
        </w:r>
        <w:r w:rsidR="00BF52AD" w:rsidDel="0015639F">
          <w:rPr>
            <w:rFonts w:ascii="Arial" w:hAnsi="Arial" w:cs="Arial"/>
            <w:sz w:val="20"/>
            <w:szCs w:val="20"/>
          </w:rPr>
          <w:delText>Center For Sight</w:delText>
        </w:r>
        <w:r w:rsidR="009B1D93" w:rsidDel="0015639F">
          <w:rPr>
            <w:rFonts w:ascii="Arial" w:hAnsi="Arial" w:cs="Arial"/>
            <w:sz w:val="20"/>
            <w:szCs w:val="20"/>
          </w:rPr>
          <w:delText xml:space="preserve"> P.L. </w:delText>
        </w:r>
        <w:r w:rsidR="00BC651B" w:rsidDel="0015639F">
          <w:rPr>
            <w:rFonts w:ascii="Arial" w:hAnsi="Arial" w:cs="Arial"/>
            <w:sz w:val="20"/>
            <w:szCs w:val="20"/>
          </w:rPr>
          <w:delText xml:space="preserve"> (</w:delText>
        </w:r>
        <w:r w:rsidR="00AE62BD" w:rsidDel="0015639F">
          <w:rPr>
            <w:rFonts w:ascii="Arial" w:hAnsi="Arial" w:cs="Arial"/>
            <w:sz w:val="20"/>
            <w:szCs w:val="20"/>
          </w:rPr>
          <w:delText xml:space="preserve">the </w:delText>
        </w:r>
        <w:r w:rsidR="00BC651B" w:rsidDel="0015639F">
          <w:rPr>
            <w:rFonts w:ascii="Arial" w:hAnsi="Arial" w:cs="Arial"/>
            <w:sz w:val="20"/>
            <w:szCs w:val="20"/>
          </w:rPr>
          <w:delText>“</w:delText>
        </w:r>
        <w:r w:rsidR="001901C0" w:rsidRPr="001901C0" w:rsidDel="0015639F">
          <w:rPr>
            <w:rFonts w:ascii="Arial" w:hAnsi="Arial" w:cs="Arial"/>
            <w:b/>
            <w:sz w:val="20"/>
            <w:szCs w:val="20"/>
          </w:rPr>
          <w:delText>Target</w:delText>
        </w:r>
        <w:r w:rsidR="00BC651B" w:rsidDel="0015639F">
          <w:rPr>
            <w:rFonts w:ascii="Arial" w:hAnsi="Arial" w:cs="Arial"/>
            <w:sz w:val="20"/>
            <w:szCs w:val="20"/>
          </w:rPr>
          <w:delText>”</w:delText>
        </w:r>
        <w:r w:rsidR="00BC651B" w:rsidRPr="00BC651B" w:rsidDel="0015639F">
          <w:rPr>
            <w:rFonts w:ascii="Arial" w:hAnsi="Arial" w:cs="Arial"/>
            <w:sz w:val="20"/>
            <w:szCs w:val="20"/>
          </w:rPr>
          <w:delText>)</w:delText>
        </w:r>
        <w:r w:rsidR="009F68EF" w:rsidRPr="00BC651B" w:rsidDel="0015639F">
          <w:rPr>
            <w:rFonts w:ascii="Arial" w:hAnsi="Arial" w:cs="Arial"/>
            <w:sz w:val="20"/>
            <w:szCs w:val="20"/>
          </w:rPr>
          <w:delText>.</w:delText>
        </w:r>
        <w:r w:rsidR="009F68EF" w:rsidRPr="009F68EF" w:rsidDel="0015639F">
          <w:rPr>
            <w:rFonts w:ascii="Arial" w:hAnsi="Arial" w:cs="Arial"/>
            <w:sz w:val="20"/>
            <w:szCs w:val="20"/>
          </w:rPr>
          <w:delText xml:space="preserve"> </w:delText>
        </w:r>
        <w:r w:rsidR="00BF52AD" w:rsidRPr="00BF52AD" w:rsidDel="0015639F">
          <w:rPr>
            <w:rFonts w:ascii="Arial" w:hAnsi="Arial" w:cs="Arial"/>
            <w:sz w:val="20"/>
            <w:szCs w:val="20"/>
          </w:rPr>
          <w:delText>The following sections describe the objective of our engagement, the nature of the services we will provide, and our professional arrangements.</w:delText>
        </w:r>
      </w:del>
    </w:p>
    <w:p w:rsidR="00B8441E" w:rsidRPr="00F558A9" w:rsidDel="0015639F" w:rsidRDefault="00D362F0" w:rsidP="0015639F">
      <w:pPr>
        <w:pStyle w:val="Heading1"/>
        <w:jc w:val="left"/>
        <w:rPr>
          <w:del w:id="26" w:author="Author" w:date="2019-04-25T22:41:00Z"/>
        </w:rPr>
      </w:pPr>
      <w:del w:id="27" w:author="Author" w:date="2019-04-25T22:41:00Z">
        <w:r w:rsidRPr="00F558A9" w:rsidDel="0015639F">
          <w:delText>Our</w:delText>
        </w:r>
        <w:r w:rsidR="00B8441E" w:rsidRPr="00F558A9" w:rsidDel="0015639F">
          <w:delText xml:space="preserve"> understanding of Teachers' </w:delText>
        </w:r>
        <w:r w:rsidRPr="00F558A9" w:rsidDel="0015639F">
          <w:delText>needs and the nature of our services</w:delText>
        </w:r>
      </w:del>
    </w:p>
    <w:p w:rsidR="00025110" w:rsidDel="0015639F" w:rsidRDefault="00B06401" w:rsidP="0015639F">
      <w:pPr>
        <w:keepNext/>
        <w:spacing w:after="240" w:line="240" w:lineRule="auto"/>
        <w:rPr>
          <w:del w:id="28" w:author="Author" w:date="2019-04-25T22:41:00Z"/>
          <w:rFonts w:ascii="Arial" w:hAnsi="Arial" w:cs="Arial"/>
          <w:sz w:val="20"/>
          <w:szCs w:val="20"/>
        </w:rPr>
      </w:pPr>
      <w:del w:id="29" w:author="Author" w:date="2019-04-25T22:41:00Z">
        <w:r w:rsidDel="0015639F">
          <w:rPr>
            <w:rFonts w:ascii="Arial" w:hAnsi="Arial" w:cs="Arial"/>
            <w:sz w:val="20"/>
            <w:szCs w:val="20"/>
          </w:rPr>
          <w:delText>B</w:delText>
        </w:r>
        <w:r w:rsidR="00385E93" w:rsidDel="0015639F">
          <w:rPr>
            <w:rFonts w:ascii="Arial" w:hAnsi="Arial" w:cs="Arial"/>
            <w:sz w:val="20"/>
            <w:szCs w:val="20"/>
          </w:rPr>
          <w:delText>ased on your discussions with us</w:delText>
        </w:r>
        <w:r w:rsidDel="0015639F">
          <w:rPr>
            <w:rFonts w:ascii="Arial" w:hAnsi="Arial" w:cs="Arial"/>
            <w:sz w:val="20"/>
            <w:szCs w:val="20"/>
          </w:rPr>
          <w:delText xml:space="preserve">, it is expected that the scope of all the services provided is as outlined in the Scope of Work in Appendix </w:delText>
        </w:r>
        <w:r w:rsidR="00B7269E" w:rsidDel="0015639F">
          <w:rPr>
            <w:rFonts w:ascii="Arial" w:hAnsi="Arial" w:cs="Arial"/>
            <w:sz w:val="20"/>
            <w:szCs w:val="20"/>
          </w:rPr>
          <w:delText>I</w:delText>
        </w:r>
        <w:r w:rsidDel="0015639F">
          <w:rPr>
            <w:rFonts w:ascii="Arial" w:hAnsi="Arial" w:cs="Arial"/>
            <w:sz w:val="20"/>
            <w:szCs w:val="20"/>
          </w:rPr>
          <w:delText xml:space="preserve">I. </w:delText>
        </w:r>
      </w:del>
    </w:p>
    <w:p w:rsidR="00B8441E" w:rsidRPr="00F558A9" w:rsidDel="0015639F" w:rsidRDefault="00D362F0" w:rsidP="0015639F">
      <w:pPr>
        <w:pStyle w:val="Heading1"/>
        <w:jc w:val="left"/>
        <w:rPr>
          <w:del w:id="30" w:author="Author" w:date="2019-04-25T22:41:00Z"/>
        </w:rPr>
      </w:pPr>
      <w:del w:id="31" w:author="Author" w:date="2019-04-25T22:41:00Z">
        <w:r w:rsidRPr="00F558A9" w:rsidDel="0015639F">
          <w:delText>Engagement Timing</w:delText>
        </w:r>
      </w:del>
    </w:p>
    <w:p w:rsidR="00025B7C" w:rsidRPr="00BC651B" w:rsidDel="0015639F" w:rsidRDefault="006E1119" w:rsidP="0015639F">
      <w:pPr>
        <w:pStyle w:val="LetterBody"/>
        <w:jc w:val="both"/>
        <w:rPr>
          <w:del w:id="32" w:author="Author" w:date="2019-04-25T22:41:00Z"/>
          <w:rFonts w:ascii="Arial" w:hAnsi="Arial" w:cs="Arial"/>
          <w:sz w:val="20"/>
        </w:rPr>
      </w:pPr>
      <w:del w:id="33" w:author="Author" w:date="2019-04-25T22:41:00Z">
        <w:r w:rsidRPr="00F558A9" w:rsidDel="0015639F">
          <w:rPr>
            <w:rFonts w:ascii="Arial" w:hAnsi="Arial" w:cs="Arial"/>
            <w:sz w:val="20"/>
          </w:rPr>
          <w:delText>We acknowledge that the timing of our work is important to your needs.  Teachers</w:delText>
        </w:r>
        <w:r w:rsidR="00025B7C" w:rsidRPr="00F558A9" w:rsidDel="0015639F">
          <w:rPr>
            <w:rFonts w:ascii="Arial" w:hAnsi="Arial" w:cs="Arial"/>
            <w:sz w:val="20"/>
          </w:rPr>
          <w:delText>’</w:delText>
        </w:r>
        <w:r w:rsidRPr="00F558A9" w:rsidDel="0015639F">
          <w:rPr>
            <w:rFonts w:ascii="Arial" w:hAnsi="Arial" w:cs="Arial"/>
            <w:sz w:val="20"/>
          </w:rPr>
          <w:delText xml:space="preserve"> acknowledges that our ability to gather information that you require and to complete the engagement in a timely manner within our estimate of fees and expenses depends upon a variety of factors outside of KPMG’s control, including but not limited to, the availability of the information, the degree of co-operation KPMG receives, and the timeliness and completeness of responses to our request(s) for information.</w:delText>
        </w:r>
        <w:r w:rsidR="00025B7C" w:rsidRPr="00F558A9" w:rsidDel="0015639F">
          <w:rPr>
            <w:rFonts w:ascii="Arial" w:hAnsi="Arial" w:cs="Arial"/>
            <w:sz w:val="20"/>
          </w:rPr>
          <w:delText xml:space="preserve"> </w:delText>
        </w:r>
        <w:r w:rsidR="00DB2E6D" w:rsidDel="0015639F">
          <w:rPr>
            <w:rFonts w:ascii="Arial" w:hAnsi="Arial" w:cs="Arial"/>
            <w:sz w:val="20"/>
          </w:rPr>
          <w:delText>Subject to those limitations, w</w:delText>
        </w:r>
        <w:r w:rsidR="00025B7C" w:rsidRPr="00F558A9" w:rsidDel="0015639F">
          <w:rPr>
            <w:rFonts w:ascii="Arial" w:hAnsi="Arial" w:cs="Arial"/>
            <w:sz w:val="20"/>
          </w:rPr>
          <w:delText xml:space="preserve">e </w:delText>
        </w:r>
        <w:r w:rsidR="00025B7C" w:rsidRPr="00BC651B" w:rsidDel="0015639F">
          <w:rPr>
            <w:rFonts w:ascii="Arial" w:hAnsi="Arial" w:cs="Arial"/>
            <w:sz w:val="20"/>
          </w:rPr>
          <w:delText>are prepared to complete our procedures expeditiously, in accordance with the following timetable:</w:delText>
        </w:r>
      </w:del>
    </w:p>
    <w:p w:rsidR="00025B7C" w:rsidRPr="00BC651B" w:rsidDel="0015639F" w:rsidRDefault="00E14A1B" w:rsidP="0015639F">
      <w:pPr>
        <w:pStyle w:val="LetterBody"/>
        <w:keepNext/>
        <w:numPr>
          <w:ilvl w:val="0"/>
          <w:numId w:val="3"/>
        </w:numPr>
        <w:rPr>
          <w:del w:id="34" w:author="Author" w:date="2019-04-25T22:41:00Z"/>
          <w:rFonts w:ascii="Arial" w:hAnsi="Arial" w:cs="Arial"/>
          <w:sz w:val="20"/>
        </w:rPr>
      </w:pPr>
      <w:del w:id="35" w:author="Author" w:date="2019-04-25T22:41:00Z">
        <w:r w:rsidRPr="00BC651B" w:rsidDel="0015639F">
          <w:rPr>
            <w:rFonts w:ascii="Arial" w:hAnsi="Arial" w:cs="Arial"/>
            <w:sz w:val="20"/>
          </w:rPr>
          <w:delText>Commence Work:</w:delText>
        </w:r>
        <w:r w:rsidRPr="00BC651B" w:rsidDel="0015639F">
          <w:rPr>
            <w:rFonts w:ascii="Arial" w:hAnsi="Arial" w:cs="Arial"/>
            <w:sz w:val="20"/>
          </w:rPr>
          <w:tab/>
        </w:r>
        <w:r w:rsidR="00394566" w:rsidRPr="00BC651B" w:rsidDel="0015639F">
          <w:rPr>
            <w:rFonts w:ascii="Arial" w:hAnsi="Arial" w:cs="Arial"/>
            <w:sz w:val="20"/>
          </w:rPr>
          <w:tab/>
        </w:r>
        <w:r w:rsidR="00394566" w:rsidRPr="00BC651B" w:rsidDel="0015639F">
          <w:rPr>
            <w:rFonts w:ascii="Arial" w:hAnsi="Arial" w:cs="Arial"/>
            <w:sz w:val="20"/>
          </w:rPr>
          <w:tab/>
        </w:r>
        <w:r w:rsidR="00394566" w:rsidRPr="00BC651B" w:rsidDel="0015639F">
          <w:rPr>
            <w:rFonts w:ascii="Arial" w:hAnsi="Arial" w:cs="Arial"/>
            <w:sz w:val="20"/>
          </w:rPr>
          <w:tab/>
        </w:r>
        <w:r w:rsidR="00394566" w:rsidRPr="00BC651B" w:rsidDel="0015639F">
          <w:rPr>
            <w:rFonts w:ascii="Arial" w:hAnsi="Arial" w:cs="Arial"/>
            <w:sz w:val="20"/>
          </w:rPr>
          <w:tab/>
        </w:r>
        <w:r w:rsidR="00394566" w:rsidRPr="00BC651B" w:rsidDel="0015639F">
          <w:rPr>
            <w:rFonts w:ascii="Arial" w:hAnsi="Arial" w:cs="Arial"/>
            <w:sz w:val="20"/>
          </w:rPr>
          <w:tab/>
        </w:r>
        <w:r w:rsidR="00D3574B" w:rsidDel="0015639F">
          <w:rPr>
            <w:rFonts w:ascii="Arial" w:hAnsi="Arial" w:cs="Arial"/>
            <w:sz w:val="20"/>
          </w:rPr>
          <w:tab/>
        </w:r>
        <w:r w:rsidR="00B7269E" w:rsidDel="0015639F">
          <w:rPr>
            <w:rFonts w:ascii="Arial" w:hAnsi="Arial" w:cs="Arial"/>
            <w:sz w:val="20"/>
          </w:rPr>
          <w:delText>Immediately</w:delText>
        </w:r>
      </w:del>
    </w:p>
    <w:p w:rsidR="003905F5" w:rsidDel="0015639F" w:rsidRDefault="00ED7CEA" w:rsidP="0015639F">
      <w:pPr>
        <w:pStyle w:val="LetterBody"/>
        <w:keepNext/>
        <w:numPr>
          <w:ilvl w:val="0"/>
          <w:numId w:val="3"/>
        </w:numPr>
        <w:rPr>
          <w:del w:id="36" w:author="Author" w:date="2019-04-25T22:41:00Z"/>
          <w:rFonts w:ascii="Arial" w:hAnsi="Arial" w:cs="Arial"/>
          <w:sz w:val="20"/>
        </w:rPr>
      </w:pPr>
      <w:del w:id="37" w:author="Author" w:date="2019-04-25T22:41:00Z">
        <w:r w:rsidDel="0015639F">
          <w:rPr>
            <w:rFonts w:ascii="Arial" w:hAnsi="Arial" w:cs="Arial"/>
            <w:sz w:val="20"/>
          </w:rPr>
          <w:delText xml:space="preserve">Phase I – </w:delText>
        </w:r>
        <w:r w:rsidR="00B21462" w:rsidDel="0015639F">
          <w:rPr>
            <w:rFonts w:ascii="Arial" w:hAnsi="Arial" w:cs="Arial"/>
            <w:sz w:val="20"/>
          </w:rPr>
          <w:delText>Financial</w:delText>
        </w:r>
        <w:r w:rsidDel="0015639F">
          <w:rPr>
            <w:rFonts w:ascii="Arial" w:hAnsi="Arial" w:cs="Arial"/>
            <w:sz w:val="20"/>
          </w:rPr>
          <w:delText xml:space="preserve"> due diligence</w:delText>
        </w:r>
        <w:r w:rsidDel="0015639F">
          <w:rPr>
            <w:rFonts w:ascii="Arial" w:hAnsi="Arial" w:cs="Arial"/>
            <w:sz w:val="20"/>
          </w:rPr>
          <w:tab/>
        </w:r>
        <w:r w:rsidDel="0015639F">
          <w:rPr>
            <w:rFonts w:ascii="Arial" w:hAnsi="Arial" w:cs="Arial"/>
            <w:sz w:val="20"/>
          </w:rPr>
          <w:tab/>
        </w:r>
        <w:r w:rsidDel="0015639F">
          <w:rPr>
            <w:rFonts w:ascii="Arial" w:hAnsi="Arial" w:cs="Arial"/>
            <w:sz w:val="20"/>
          </w:rPr>
          <w:tab/>
        </w:r>
        <w:r w:rsidDel="0015639F">
          <w:rPr>
            <w:rFonts w:ascii="Arial" w:hAnsi="Arial" w:cs="Arial"/>
            <w:sz w:val="20"/>
          </w:rPr>
          <w:tab/>
        </w:r>
        <w:r w:rsidDel="0015639F">
          <w:rPr>
            <w:rFonts w:ascii="Arial" w:hAnsi="Arial" w:cs="Arial"/>
            <w:sz w:val="20"/>
          </w:rPr>
          <w:tab/>
        </w:r>
        <w:r w:rsidR="00BF52AD" w:rsidDel="0015639F">
          <w:rPr>
            <w:rFonts w:ascii="Arial" w:hAnsi="Arial" w:cs="Arial"/>
            <w:sz w:val="20"/>
          </w:rPr>
          <w:delText>To be determined</w:delText>
        </w:r>
      </w:del>
    </w:p>
    <w:p w:rsidR="0090103E" w:rsidDel="0015639F" w:rsidRDefault="00ED7CEA" w:rsidP="0015639F">
      <w:pPr>
        <w:pStyle w:val="LetterBody"/>
        <w:keepNext/>
        <w:numPr>
          <w:ilvl w:val="0"/>
          <w:numId w:val="3"/>
        </w:numPr>
        <w:rPr>
          <w:del w:id="38" w:author="Author" w:date="2019-04-25T22:41:00Z"/>
          <w:rFonts w:ascii="Arial" w:hAnsi="Arial" w:cs="Arial"/>
          <w:sz w:val="20"/>
        </w:rPr>
      </w:pPr>
      <w:del w:id="39" w:author="Author" w:date="2019-04-25T22:41:00Z">
        <w:r w:rsidDel="0015639F">
          <w:rPr>
            <w:rFonts w:ascii="Arial" w:hAnsi="Arial" w:cs="Arial"/>
            <w:sz w:val="20"/>
          </w:rPr>
          <w:delText xml:space="preserve">Phase II </w:delText>
        </w:r>
        <w:r w:rsidR="00BF52AD" w:rsidDel="0015639F">
          <w:rPr>
            <w:rFonts w:ascii="Arial" w:hAnsi="Arial" w:cs="Arial"/>
            <w:sz w:val="20"/>
          </w:rPr>
          <w:delText>–</w:delText>
        </w:r>
        <w:r w:rsidDel="0015639F">
          <w:rPr>
            <w:rFonts w:ascii="Arial" w:hAnsi="Arial" w:cs="Arial"/>
            <w:sz w:val="20"/>
          </w:rPr>
          <w:delText xml:space="preserve"> </w:delText>
        </w:r>
        <w:r w:rsidR="00BF52AD" w:rsidDel="0015639F">
          <w:rPr>
            <w:rFonts w:ascii="Arial" w:hAnsi="Arial" w:cs="Arial"/>
            <w:sz w:val="20"/>
          </w:rPr>
          <w:delText>Tax due diligence and tax advisory</w:delText>
        </w:r>
        <w:r w:rsidR="00BF52AD" w:rsidDel="0015639F">
          <w:rPr>
            <w:rFonts w:ascii="Arial" w:hAnsi="Arial" w:cs="Arial"/>
            <w:sz w:val="20"/>
          </w:rPr>
          <w:tab/>
        </w:r>
        <w:r w:rsidR="0090103E" w:rsidDel="0015639F">
          <w:rPr>
            <w:rFonts w:ascii="Arial" w:hAnsi="Arial" w:cs="Arial"/>
            <w:sz w:val="20"/>
          </w:rPr>
          <w:tab/>
        </w:r>
        <w:r w:rsidR="0090103E" w:rsidDel="0015639F">
          <w:rPr>
            <w:rFonts w:ascii="Arial" w:hAnsi="Arial" w:cs="Arial"/>
            <w:sz w:val="20"/>
          </w:rPr>
          <w:tab/>
        </w:r>
        <w:r w:rsidDel="0015639F">
          <w:rPr>
            <w:rFonts w:ascii="Arial" w:hAnsi="Arial" w:cs="Arial"/>
            <w:sz w:val="20"/>
          </w:rPr>
          <w:delText>To be determined</w:delText>
        </w:r>
      </w:del>
    </w:p>
    <w:p w:rsidR="00B8441E" w:rsidRPr="00F558A9" w:rsidDel="0015639F" w:rsidRDefault="00D362F0" w:rsidP="0015639F">
      <w:pPr>
        <w:pStyle w:val="Heading1"/>
        <w:jc w:val="left"/>
        <w:rPr>
          <w:del w:id="40" w:author="Author" w:date="2019-04-25T22:41:00Z"/>
        </w:rPr>
      </w:pPr>
      <w:del w:id="41" w:author="Author" w:date="2019-04-25T22:41:00Z">
        <w:r w:rsidRPr="00BC651B" w:rsidDel="0015639F">
          <w:delText>Engagement deliverables</w:delText>
        </w:r>
      </w:del>
    </w:p>
    <w:p w:rsidR="006E1119" w:rsidRPr="00F558A9" w:rsidDel="0015639F" w:rsidRDefault="006E1119" w:rsidP="0015639F">
      <w:pPr>
        <w:jc w:val="both"/>
        <w:rPr>
          <w:del w:id="42" w:author="Author" w:date="2019-04-25T22:41:00Z"/>
          <w:rFonts w:ascii="Arial" w:hAnsi="Arial" w:cs="Arial"/>
          <w:sz w:val="20"/>
          <w:szCs w:val="20"/>
        </w:rPr>
      </w:pPr>
      <w:del w:id="43" w:author="Author" w:date="2019-04-25T22:41:00Z">
        <w:r w:rsidRPr="00F558A9" w:rsidDel="0015639F">
          <w:rPr>
            <w:rFonts w:ascii="Arial" w:hAnsi="Arial" w:cs="Arial"/>
            <w:sz w:val="20"/>
            <w:szCs w:val="20"/>
          </w:rPr>
          <w:delText xml:space="preserve">We acknowledge that we may receive instructions from, and provide advice to, </w:delText>
        </w:r>
        <w:r w:rsidR="00025B7C" w:rsidRPr="00F558A9" w:rsidDel="0015639F">
          <w:rPr>
            <w:rFonts w:ascii="Arial" w:hAnsi="Arial" w:cs="Arial"/>
            <w:sz w:val="20"/>
            <w:szCs w:val="20"/>
          </w:rPr>
          <w:delText xml:space="preserve">Teachers’. Our deliverables will include, but are not limited to, </w:delText>
        </w:r>
        <w:r w:rsidR="00C7025E" w:rsidDel="0015639F">
          <w:rPr>
            <w:rFonts w:ascii="Arial" w:hAnsi="Arial" w:cs="Arial"/>
            <w:sz w:val="20"/>
            <w:szCs w:val="20"/>
          </w:rPr>
          <w:delText xml:space="preserve">summary </w:delText>
        </w:r>
        <w:r w:rsidR="00BF52AD" w:rsidDel="0015639F">
          <w:rPr>
            <w:rFonts w:ascii="Arial" w:hAnsi="Arial" w:cs="Arial"/>
            <w:sz w:val="20"/>
            <w:szCs w:val="20"/>
          </w:rPr>
          <w:delText xml:space="preserve">report and </w:delText>
        </w:r>
        <w:r w:rsidR="00C7025E" w:rsidDel="0015639F">
          <w:rPr>
            <w:rFonts w:ascii="Arial" w:hAnsi="Arial" w:cs="Arial"/>
            <w:sz w:val="20"/>
            <w:szCs w:val="20"/>
          </w:rPr>
          <w:delText>Excel findings</w:delText>
        </w:r>
        <w:r w:rsidR="00025B7C" w:rsidRPr="00F558A9" w:rsidDel="0015639F">
          <w:rPr>
            <w:rFonts w:ascii="Arial" w:hAnsi="Arial" w:cs="Arial"/>
            <w:sz w:val="20"/>
            <w:szCs w:val="20"/>
          </w:rPr>
          <w:delText>.</w:delText>
        </w:r>
      </w:del>
    </w:p>
    <w:p w:rsidR="00B8441E" w:rsidRPr="00F558A9" w:rsidDel="0015639F" w:rsidRDefault="00D362F0" w:rsidP="0015639F">
      <w:pPr>
        <w:pStyle w:val="Heading1"/>
        <w:jc w:val="left"/>
        <w:rPr>
          <w:del w:id="44" w:author="Author" w:date="2019-04-25T22:41:00Z"/>
        </w:rPr>
      </w:pPr>
      <w:del w:id="45" w:author="Author" w:date="2019-04-25T22:41:00Z">
        <w:r w:rsidRPr="00F558A9" w:rsidDel="0015639F">
          <w:delText>Engagement team</w:delText>
        </w:r>
      </w:del>
    </w:p>
    <w:p w:rsidR="00C33ED1" w:rsidDel="0015639F" w:rsidRDefault="00B8441E" w:rsidP="0015639F">
      <w:pPr>
        <w:rPr>
          <w:del w:id="46" w:author="Author" w:date="2019-04-25T22:41:00Z"/>
          <w:rFonts w:ascii="Arial" w:hAnsi="Arial" w:cs="Arial"/>
          <w:sz w:val="20"/>
          <w:szCs w:val="20"/>
        </w:rPr>
      </w:pPr>
      <w:del w:id="47" w:author="Author" w:date="2019-04-25T22:41:00Z">
        <w:r w:rsidRPr="00F558A9" w:rsidDel="0015639F">
          <w:rPr>
            <w:rFonts w:ascii="Arial" w:hAnsi="Arial" w:cs="Arial"/>
            <w:sz w:val="20"/>
            <w:szCs w:val="20"/>
          </w:rPr>
          <w:delText xml:space="preserve">Our proposed team members for this </w:delText>
        </w:r>
        <w:r w:rsidR="00D362F0" w:rsidRPr="00F558A9" w:rsidDel="0015639F">
          <w:rPr>
            <w:rFonts w:ascii="Arial" w:hAnsi="Arial" w:cs="Arial"/>
            <w:sz w:val="20"/>
            <w:szCs w:val="20"/>
          </w:rPr>
          <w:delText>engagement are as follows:</w:delText>
        </w:r>
      </w:del>
    </w:p>
    <w:p w:rsidR="00C7025E" w:rsidRPr="00251F64" w:rsidDel="0015639F" w:rsidRDefault="00C7025E" w:rsidP="0015639F">
      <w:pPr>
        <w:keepNext/>
        <w:rPr>
          <w:del w:id="48" w:author="Author" w:date="2019-04-25T22:41:00Z"/>
          <w:rFonts w:ascii="Arial" w:hAnsi="Arial" w:cs="Arial"/>
          <w:b/>
          <w:i/>
          <w:sz w:val="20"/>
          <w:szCs w:val="20"/>
        </w:rPr>
      </w:pPr>
      <w:del w:id="49" w:author="Author" w:date="2019-04-25T22:41:00Z">
        <w:r w:rsidRPr="00251F64" w:rsidDel="0015639F">
          <w:rPr>
            <w:rFonts w:ascii="Arial" w:hAnsi="Arial" w:cs="Arial"/>
            <w:b/>
            <w:i/>
            <w:sz w:val="20"/>
            <w:szCs w:val="20"/>
          </w:rPr>
          <w:delText>Financial</w:delText>
        </w:r>
      </w:del>
    </w:p>
    <w:p w:rsidR="00C7025E" w:rsidRPr="00251F64" w:rsidDel="0015639F" w:rsidRDefault="00C7025E" w:rsidP="0015639F">
      <w:pPr>
        <w:pStyle w:val="ListParagraph"/>
        <w:keepNext/>
        <w:numPr>
          <w:ilvl w:val="0"/>
          <w:numId w:val="2"/>
        </w:numPr>
        <w:rPr>
          <w:del w:id="50" w:author="Author" w:date="2019-04-25T22:41:00Z"/>
          <w:rFonts w:ascii="Arial" w:hAnsi="Arial" w:cs="Arial"/>
          <w:sz w:val="20"/>
          <w:szCs w:val="20"/>
        </w:rPr>
      </w:pPr>
      <w:del w:id="51" w:author="Author" w:date="2019-04-25T22:41:00Z">
        <w:r w:rsidDel="0015639F">
          <w:rPr>
            <w:rFonts w:ascii="Arial" w:hAnsi="Arial" w:cs="Arial"/>
            <w:sz w:val="20"/>
            <w:szCs w:val="20"/>
          </w:rPr>
          <w:delText xml:space="preserve">Eddie Chan, </w:delText>
        </w:r>
        <w:r w:rsidRPr="009E06EB" w:rsidDel="0015639F">
          <w:rPr>
            <w:rFonts w:ascii="Arial" w:hAnsi="Arial" w:cs="Arial"/>
            <w:i/>
            <w:sz w:val="20"/>
            <w:szCs w:val="20"/>
          </w:rPr>
          <w:delText>Partner</w:delText>
        </w:r>
      </w:del>
    </w:p>
    <w:p w:rsidR="00C7025E" w:rsidRPr="009E06EB" w:rsidDel="0015639F" w:rsidRDefault="0080625E" w:rsidP="0015639F">
      <w:pPr>
        <w:pStyle w:val="ListParagraph"/>
        <w:keepNext/>
        <w:numPr>
          <w:ilvl w:val="0"/>
          <w:numId w:val="2"/>
        </w:numPr>
        <w:rPr>
          <w:del w:id="52" w:author="Author" w:date="2019-04-25T22:41:00Z"/>
          <w:rFonts w:ascii="Arial" w:hAnsi="Arial" w:cs="Arial"/>
          <w:sz w:val="20"/>
          <w:szCs w:val="20"/>
        </w:rPr>
      </w:pPr>
      <w:del w:id="53" w:author="Author" w:date="2019-04-25T22:41:00Z">
        <w:r w:rsidDel="0015639F">
          <w:rPr>
            <w:rFonts w:ascii="Arial" w:hAnsi="Arial" w:cs="Arial"/>
            <w:sz w:val="20"/>
            <w:szCs w:val="20"/>
          </w:rPr>
          <w:delText>Billy Zhao</w:delText>
        </w:r>
        <w:r w:rsidR="00C7025E" w:rsidRPr="00251F64" w:rsidDel="0015639F">
          <w:rPr>
            <w:rFonts w:ascii="Arial" w:hAnsi="Arial" w:cs="Arial"/>
            <w:sz w:val="20"/>
            <w:szCs w:val="20"/>
          </w:rPr>
          <w:delText>,</w:delText>
        </w:r>
        <w:r w:rsidR="00C7025E" w:rsidDel="0015639F">
          <w:rPr>
            <w:rFonts w:ascii="Arial" w:hAnsi="Arial" w:cs="Arial"/>
            <w:i/>
            <w:sz w:val="20"/>
            <w:szCs w:val="20"/>
          </w:rPr>
          <w:delText xml:space="preserve"> Director</w:delText>
        </w:r>
      </w:del>
    </w:p>
    <w:p w:rsidR="00371D2C" w:rsidRPr="00C33ED1" w:rsidDel="0015639F" w:rsidRDefault="00371D2C" w:rsidP="0015639F">
      <w:pPr>
        <w:keepNext/>
        <w:rPr>
          <w:del w:id="54" w:author="Author" w:date="2019-04-25T22:41:00Z"/>
          <w:rFonts w:ascii="Arial" w:hAnsi="Arial" w:cs="Arial"/>
          <w:b/>
          <w:i/>
          <w:sz w:val="20"/>
          <w:szCs w:val="20"/>
        </w:rPr>
      </w:pPr>
      <w:del w:id="55" w:author="Author" w:date="2019-04-25T22:41:00Z">
        <w:r w:rsidDel="0015639F">
          <w:rPr>
            <w:rFonts w:ascii="Arial" w:hAnsi="Arial" w:cs="Arial"/>
            <w:b/>
            <w:i/>
            <w:sz w:val="20"/>
            <w:szCs w:val="20"/>
          </w:rPr>
          <w:delText>U.S. Tax</w:delText>
        </w:r>
      </w:del>
    </w:p>
    <w:p w:rsidR="00371D2C" w:rsidRPr="009E06EB" w:rsidDel="0015639F" w:rsidRDefault="00371D2C" w:rsidP="0015639F">
      <w:pPr>
        <w:pStyle w:val="ListParagraph"/>
        <w:keepNext/>
        <w:numPr>
          <w:ilvl w:val="0"/>
          <w:numId w:val="2"/>
        </w:numPr>
        <w:rPr>
          <w:del w:id="56" w:author="Author" w:date="2019-04-25T22:41:00Z"/>
          <w:rFonts w:ascii="Arial" w:hAnsi="Arial" w:cs="Arial"/>
          <w:sz w:val="20"/>
          <w:szCs w:val="20"/>
        </w:rPr>
      </w:pPr>
      <w:del w:id="57" w:author="Author" w:date="2019-04-25T22:41:00Z">
        <w:r w:rsidDel="0015639F">
          <w:rPr>
            <w:rFonts w:ascii="Arial" w:hAnsi="Arial" w:cs="Arial"/>
            <w:sz w:val="20"/>
            <w:szCs w:val="20"/>
          </w:rPr>
          <w:delText xml:space="preserve">Nicholas Kato, </w:delText>
        </w:r>
        <w:r w:rsidRPr="009E06EB" w:rsidDel="0015639F">
          <w:rPr>
            <w:rFonts w:ascii="Arial" w:hAnsi="Arial" w:cs="Arial"/>
            <w:i/>
            <w:sz w:val="20"/>
            <w:szCs w:val="20"/>
          </w:rPr>
          <w:delText>Partner</w:delText>
        </w:r>
      </w:del>
    </w:p>
    <w:p w:rsidR="003905F5" w:rsidDel="0015639F" w:rsidRDefault="00BF52AD" w:rsidP="0015639F">
      <w:pPr>
        <w:pStyle w:val="ListParagraph"/>
        <w:keepNext/>
        <w:numPr>
          <w:ilvl w:val="0"/>
          <w:numId w:val="2"/>
        </w:numPr>
        <w:rPr>
          <w:del w:id="58" w:author="Author" w:date="2019-04-25T22:41:00Z"/>
          <w:rFonts w:ascii="Arial" w:hAnsi="Arial" w:cs="Arial"/>
          <w:sz w:val="20"/>
          <w:szCs w:val="20"/>
        </w:rPr>
      </w:pPr>
      <w:del w:id="59" w:author="Author" w:date="2019-04-25T22:41:00Z">
        <w:r w:rsidDel="0015639F">
          <w:rPr>
            <w:rFonts w:ascii="Arial" w:hAnsi="Arial" w:cs="Arial"/>
            <w:sz w:val="20"/>
            <w:szCs w:val="20"/>
          </w:rPr>
          <w:delText>Frank Simone,</w:delText>
        </w:r>
        <w:r w:rsidRPr="00BF52AD" w:rsidDel="0015639F">
          <w:rPr>
            <w:rFonts w:ascii="Arial" w:hAnsi="Arial" w:cs="Arial"/>
            <w:i/>
            <w:sz w:val="20"/>
            <w:szCs w:val="20"/>
          </w:rPr>
          <w:delText xml:space="preserve"> Partner</w:delText>
        </w:r>
      </w:del>
    </w:p>
    <w:p w:rsidR="00E03D4F" w:rsidRPr="00E03D4F" w:rsidDel="0015639F" w:rsidRDefault="00E03D4F" w:rsidP="0015639F">
      <w:pPr>
        <w:spacing w:before="200"/>
        <w:jc w:val="both"/>
        <w:rPr>
          <w:del w:id="60" w:author="Author" w:date="2019-04-25T22:41:00Z"/>
          <w:rFonts w:ascii="Arial" w:hAnsi="Arial" w:cs="Arial"/>
          <w:sz w:val="20"/>
          <w:szCs w:val="20"/>
        </w:rPr>
      </w:pPr>
      <w:del w:id="61" w:author="Author" w:date="2019-04-25T22:41:00Z">
        <w:r w:rsidRPr="00E03D4F" w:rsidDel="0015639F">
          <w:rPr>
            <w:rFonts w:ascii="Arial" w:hAnsi="Arial" w:cs="Arial"/>
            <w:sz w:val="20"/>
            <w:szCs w:val="20"/>
          </w:rPr>
          <w:delText xml:space="preserve">In addition to each member of the Engagement Team executing the Compliance Certificate as attached </w:delText>
        </w:r>
        <w:r w:rsidDel="0015639F">
          <w:rPr>
            <w:rFonts w:ascii="Arial" w:hAnsi="Arial" w:cs="Arial"/>
            <w:sz w:val="20"/>
            <w:szCs w:val="20"/>
          </w:rPr>
          <w:delText xml:space="preserve">as </w:delText>
        </w:r>
        <w:r w:rsidRPr="00E03D4F" w:rsidDel="0015639F">
          <w:rPr>
            <w:rFonts w:ascii="Arial" w:hAnsi="Arial" w:cs="Arial"/>
            <w:sz w:val="20"/>
            <w:szCs w:val="20"/>
          </w:rPr>
          <w:delText xml:space="preserve">Exhibit 1, KPMG will consult with you in relation to any proposed substitutions of KPMG staff on the engagement team, and any and all substitute staff will have at least the equivalent seniority and experience as the person on the engagement team that such substitute is proposed to replace.    </w:delText>
        </w:r>
      </w:del>
    </w:p>
    <w:p w:rsidR="00B8441E" w:rsidRPr="00F558A9" w:rsidDel="0015639F" w:rsidRDefault="00D362F0" w:rsidP="0015639F">
      <w:pPr>
        <w:pStyle w:val="Heading1"/>
        <w:jc w:val="left"/>
        <w:rPr>
          <w:del w:id="62" w:author="Author" w:date="2019-04-25T22:41:00Z"/>
        </w:rPr>
      </w:pPr>
      <w:del w:id="63" w:author="Author" w:date="2019-04-25T22:41:00Z">
        <w:r w:rsidRPr="00F558A9" w:rsidDel="0015639F">
          <w:delText>Professional Fees</w:delText>
        </w:r>
      </w:del>
    </w:p>
    <w:p w:rsidR="00612355" w:rsidRPr="00612355" w:rsidDel="0015639F" w:rsidRDefault="00442E06" w:rsidP="0015639F">
      <w:pPr>
        <w:spacing w:before="200"/>
        <w:jc w:val="both"/>
        <w:rPr>
          <w:del w:id="64" w:author="Author" w:date="2019-04-25T22:41:00Z"/>
          <w:rFonts w:ascii="Arial" w:hAnsi="Arial" w:cs="Arial"/>
          <w:sz w:val="20"/>
          <w:szCs w:val="20"/>
        </w:rPr>
      </w:pPr>
      <w:del w:id="65" w:author="Author" w:date="2019-04-25T22:41:00Z">
        <w:r w:rsidRPr="00F558A9" w:rsidDel="0015639F">
          <w:rPr>
            <w:rFonts w:ascii="Arial" w:hAnsi="Arial" w:cs="Arial"/>
            <w:sz w:val="20"/>
            <w:szCs w:val="20"/>
          </w:rPr>
          <w:delText xml:space="preserve">Our fees for this engagement will be based on your requirements as to the time for completion of these services, the complexity of the issues and the time required of the individuals who will be performing the services, and will be billed as the work progresses.  Our fees will be billed at 80% of our regular standard hourly rates.  </w:delText>
        </w:r>
        <w:r w:rsidR="00612355" w:rsidRPr="00612355" w:rsidDel="0015639F">
          <w:rPr>
            <w:rFonts w:ascii="Arial" w:hAnsi="Arial" w:cs="Arial"/>
            <w:sz w:val="20"/>
            <w:szCs w:val="20"/>
          </w:rPr>
          <w:delText>We estimate that our fees for this engagement will be in the following ranges:</w:delText>
        </w:r>
      </w:del>
    </w:p>
    <w:p w:rsidR="00612355" w:rsidRPr="00612355" w:rsidDel="0015639F" w:rsidRDefault="00612355" w:rsidP="0015639F">
      <w:pPr>
        <w:spacing w:before="240"/>
        <w:ind w:firstLine="720"/>
        <w:rPr>
          <w:del w:id="66" w:author="Author" w:date="2019-04-25T22:41:00Z"/>
          <w:rFonts w:ascii="Arial" w:hAnsi="Arial" w:cs="Arial"/>
          <w:sz w:val="20"/>
          <w:szCs w:val="20"/>
        </w:rPr>
      </w:pPr>
      <w:del w:id="67" w:author="Author" w:date="2019-04-25T22:41:00Z">
        <w:r w:rsidRPr="00612355" w:rsidDel="0015639F">
          <w:rPr>
            <w:rFonts w:ascii="Arial" w:hAnsi="Arial" w:cs="Arial"/>
            <w:b/>
            <w:bCs/>
            <w:sz w:val="20"/>
            <w:szCs w:val="20"/>
            <w:u w:val="single"/>
          </w:rPr>
          <w:delText>Service</w:delText>
        </w:r>
        <w:r w:rsidRPr="00612355" w:rsidDel="0015639F">
          <w:rPr>
            <w:rFonts w:ascii="Arial" w:hAnsi="Arial" w:cs="Arial"/>
            <w:b/>
            <w:bCs/>
            <w:sz w:val="20"/>
            <w:szCs w:val="20"/>
          </w:rPr>
          <w:delText xml:space="preserve">               </w:delText>
        </w:r>
        <w:r w:rsidRPr="00612355" w:rsidDel="0015639F">
          <w:rPr>
            <w:rFonts w:ascii="Arial" w:hAnsi="Arial" w:cs="Arial"/>
            <w:sz w:val="20"/>
            <w:szCs w:val="20"/>
          </w:rPr>
          <w:tab/>
        </w:r>
        <w:r w:rsidR="001901C0" w:rsidDel="0015639F">
          <w:rPr>
            <w:rFonts w:ascii="Arial" w:hAnsi="Arial" w:cs="Arial"/>
            <w:sz w:val="20"/>
            <w:szCs w:val="20"/>
          </w:rPr>
          <w:tab/>
        </w:r>
        <w:r w:rsidR="001901C0" w:rsidDel="0015639F">
          <w:rPr>
            <w:rFonts w:ascii="Arial" w:hAnsi="Arial" w:cs="Arial"/>
            <w:sz w:val="20"/>
            <w:szCs w:val="20"/>
          </w:rPr>
          <w:tab/>
        </w:r>
        <w:r w:rsidR="007238C1" w:rsidDel="0015639F">
          <w:rPr>
            <w:rFonts w:ascii="Arial" w:hAnsi="Arial" w:cs="Arial"/>
            <w:sz w:val="20"/>
            <w:szCs w:val="20"/>
          </w:rPr>
          <w:tab/>
        </w:r>
        <w:r w:rsidR="00D3574B" w:rsidDel="0015639F">
          <w:rPr>
            <w:rFonts w:ascii="Arial" w:hAnsi="Arial" w:cs="Arial"/>
            <w:sz w:val="20"/>
            <w:szCs w:val="20"/>
          </w:rPr>
          <w:tab/>
        </w:r>
        <w:r w:rsidR="00D3574B" w:rsidDel="0015639F">
          <w:rPr>
            <w:rFonts w:ascii="Arial" w:hAnsi="Arial" w:cs="Arial"/>
            <w:sz w:val="20"/>
            <w:szCs w:val="20"/>
          </w:rPr>
          <w:tab/>
        </w:r>
        <w:r w:rsidR="00757C06" w:rsidDel="0015639F">
          <w:rPr>
            <w:rFonts w:ascii="Arial" w:hAnsi="Arial" w:cs="Arial"/>
            <w:sz w:val="20"/>
            <w:szCs w:val="20"/>
          </w:rPr>
          <w:tab/>
        </w:r>
        <w:r w:rsidDel="0015639F">
          <w:rPr>
            <w:rFonts w:ascii="Arial" w:hAnsi="Arial" w:cs="Arial"/>
            <w:b/>
            <w:bCs/>
            <w:sz w:val="20"/>
            <w:szCs w:val="20"/>
            <w:u w:val="single"/>
          </w:rPr>
          <w:delText>Fee Range</w:delText>
        </w:r>
        <w:r w:rsidR="00C644BA" w:rsidDel="0015639F">
          <w:rPr>
            <w:rFonts w:ascii="Arial" w:hAnsi="Arial" w:cs="Arial"/>
            <w:b/>
            <w:bCs/>
            <w:sz w:val="20"/>
            <w:szCs w:val="20"/>
            <w:u w:val="single"/>
          </w:rPr>
          <w:delText xml:space="preserve"> (CAD)</w:delText>
        </w:r>
      </w:del>
    </w:p>
    <w:p w:rsidR="003905F5" w:rsidDel="0015639F" w:rsidRDefault="0012736D" w:rsidP="0015639F">
      <w:pPr>
        <w:spacing w:before="240"/>
        <w:ind w:firstLine="720"/>
        <w:rPr>
          <w:del w:id="68" w:author="Author" w:date="2019-04-25T22:41:00Z"/>
          <w:rFonts w:ascii="Arial" w:hAnsi="Arial" w:cs="Arial"/>
          <w:sz w:val="20"/>
          <w:szCs w:val="20"/>
        </w:rPr>
      </w:pPr>
      <w:del w:id="69" w:author="Author" w:date="2019-04-25T22:41:00Z">
        <w:r w:rsidRPr="00EA5806" w:rsidDel="0015639F">
          <w:rPr>
            <w:rFonts w:ascii="Arial" w:hAnsi="Arial" w:cs="Arial"/>
            <w:sz w:val="20"/>
            <w:szCs w:val="20"/>
            <w:highlight w:val="yellow"/>
          </w:rPr>
          <w:delText xml:space="preserve">Phase I - Financial Due Diligence </w:delText>
        </w:r>
        <w:r w:rsidR="003905F5" w:rsidRPr="00EA5806" w:rsidDel="0015639F">
          <w:rPr>
            <w:rFonts w:ascii="Arial" w:hAnsi="Arial" w:cs="Arial"/>
            <w:sz w:val="20"/>
            <w:szCs w:val="20"/>
            <w:highlight w:val="yellow"/>
          </w:rPr>
          <w:tab/>
        </w:r>
        <w:r w:rsidR="003905F5" w:rsidRPr="00EA5806" w:rsidDel="0015639F">
          <w:rPr>
            <w:rFonts w:ascii="Arial" w:hAnsi="Arial" w:cs="Arial"/>
            <w:sz w:val="20"/>
            <w:szCs w:val="20"/>
            <w:highlight w:val="yellow"/>
          </w:rPr>
          <w:tab/>
        </w:r>
        <w:r w:rsidR="00D3574B" w:rsidRPr="00EA5806" w:rsidDel="0015639F">
          <w:rPr>
            <w:rFonts w:ascii="Arial" w:hAnsi="Arial" w:cs="Arial"/>
            <w:sz w:val="20"/>
            <w:szCs w:val="20"/>
            <w:highlight w:val="yellow"/>
          </w:rPr>
          <w:tab/>
        </w:r>
        <w:r w:rsidR="004B524E" w:rsidRPr="00EA5806" w:rsidDel="0015639F">
          <w:rPr>
            <w:rFonts w:ascii="Arial" w:hAnsi="Arial" w:cs="Arial"/>
            <w:sz w:val="20"/>
            <w:szCs w:val="20"/>
            <w:highlight w:val="yellow"/>
          </w:rPr>
          <w:tab/>
        </w:r>
        <w:r w:rsidR="00D3574B" w:rsidRPr="00EA5806" w:rsidDel="0015639F">
          <w:rPr>
            <w:rFonts w:ascii="Arial" w:hAnsi="Arial" w:cs="Arial"/>
            <w:sz w:val="20"/>
            <w:szCs w:val="20"/>
            <w:highlight w:val="yellow"/>
          </w:rPr>
          <w:tab/>
        </w:r>
        <w:r w:rsidR="00BF52AD" w:rsidRPr="00EA5806" w:rsidDel="0015639F">
          <w:rPr>
            <w:rFonts w:ascii="Arial" w:hAnsi="Arial" w:cs="Arial"/>
            <w:sz w:val="20"/>
            <w:szCs w:val="20"/>
            <w:highlight w:val="yellow"/>
          </w:rPr>
          <w:delText>$120,000 - $145,000</w:delText>
        </w:r>
      </w:del>
    </w:p>
    <w:p w:rsidR="00F70CAC" w:rsidDel="0015639F" w:rsidRDefault="00BF52AD" w:rsidP="0015639F">
      <w:pPr>
        <w:spacing w:before="240"/>
        <w:ind w:firstLine="720"/>
        <w:rPr>
          <w:del w:id="70" w:author="Author" w:date="2019-04-25T22:41:00Z"/>
          <w:rFonts w:ascii="Arial" w:hAnsi="Arial" w:cs="Arial"/>
          <w:sz w:val="20"/>
          <w:szCs w:val="20"/>
        </w:rPr>
      </w:pPr>
      <w:del w:id="71" w:author="Author" w:date="2019-04-25T22:41:00Z">
        <w:r w:rsidDel="0015639F">
          <w:rPr>
            <w:rFonts w:ascii="Arial" w:hAnsi="Arial" w:cs="Arial"/>
            <w:sz w:val="20"/>
            <w:szCs w:val="20"/>
          </w:rPr>
          <w:delText>Phase II – Tax Due Diligence</w:delText>
        </w:r>
        <w:r w:rsidR="0012736D" w:rsidDel="0015639F">
          <w:rPr>
            <w:rFonts w:ascii="Arial" w:hAnsi="Arial" w:cs="Arial"/>
            <w:sz w:val="20"/>
            <w:szCs w:val="20"/>
          </w:rPr>
          <w:tab/>
        </w:r>
        <w:r w:rsidR="0012736D" w:rsidDel="0015639F">
          <w:rPr>
            <w:rFonts w:ascii="Arial" w:hAnsi="Arial" w:cs="Arial"/>
            <w:sz w:val="20"/>
            <w:szCs w:val="20"/>
          </w:rPr>
          <w:tab/>
        </w:r>
        <w:r w:rsidR="0012736D" w:rsidDel="0015639F">
          <w:rPr>
            <w:rFonts w:ascii="Arial" w:hAnsi="Arial" w:cs="Arial"/>
            <w:sz w:val="20"/>
            <w:szCs w:val="20"/>
          </w:rPr>
          <w:tab/>
        </w:r>
        <w:r w:rsidR="0012736D" w:rsidDel="0015639F">
          <w:rPr>
            <w:rFonts w:ascii="Arial" w:hAnsi="Arial" w:cs="Arial"/>
            <w:sz w:val="20"/>
            <w:szCs w:val="20"/>
          </w:rPr>
          <w:tab/>
        </w:r>
        <w:r w:rsidR="00EB2C53" w:rsidDel="0015639F">
          <w:rPr>
            <w:rFonts w:ascii="Arial" w:hAnsi="Arial" w:cs="Arial"/>
            <w:sz w:val="20"/>
            <w:szCs w:val="20"/>
          </w:rPr>
          <w:tab/>
        </w:r>
        <w:r w:rsidR="0012736D" w:rsidDel="0015639F">
          <w:rPr>
            <w:rFonts w:ascii="Arial" w:hAnsi="Arial" w:cs="Arial"/>
            <w:sz w:val="20"/>
            <w:szCs w:val="20"/>
          </w:rPr>
          <w:tab/>
          <w:delText>To be determined</w:delText>
        </w:r>
      </w:del>
    </w:p>
    <w:p w:rsidR="00BF52AD" w:rsidDel="0015639F" w:rsidRDefault="00BF52AD" w:rsidP="0015639F">
      <w:pPr>
        <w:rPr>
          <w:del w:id="72" w:author="Author" w:date="2019-04-25T22:41:00Z"/>
          <w:rFonts w:ascii="Arial" w:hAnsi="Arial" w:cs="Arial"/>
          <w:sz w:val="20"/>
        </w:rPr>
      </w:pPr>
      <w:del w:id="73" w:author="Author" w:date="2019-04-25T22:41:00Z">
        <w:r w:rsidRPr="00C134A6" w:rsidDel="0015639F">
          <w:rPr>
            <w:rFonts w:ascii="Arial" w:hAnsi="Arial" w:cs="Arial"/>
            <w:sz w:val="20"/>
          </w:rPr>
          <w:delText>Our professional fees are also subject to a technology and support charge of 7% of engagement fees to cover information technology infrastructure costs and administrative support of our client service personnel, which are not included in our client service personnel fee. The technology and support fee covers costs such as our client service personnel computer hardware and customized KPMG software, telecommunications equipment, printing of financial statements and reports, client service professional administrative support, IT programming professional services and other client suppo</w:delText>
        </w:r>
        <w:r w:rsidDel="0015639F">
          <w:rPr>
            <w:rFonts w:ascii="Arial" w:hAnsi="Arial" w:cs="Arial"/>
            <w:sz w:val="20"/>
          </w:rPr>
          <w:delText>rt services. Reasonable out-of­</w:delText>
        </w:r>
        <w:r w:rsidRPr="00C134A6" w:rsidDel="0015639F">
          <w:rPr>
            <w:rFonts w:ascii="Arial" w:hAnsi="Arial" w:cs="Arial"/>
            <w:sz w:val="20"/>
          </w:rPr>
          <w:delText xml:space="preserve">pocket expenses, incurred in connection with </w:delText>
        </w:r>
        <w:r w:rsidDel="0015639F">
          <w:rPr>
            <w:rFonts w:ascii="Arial" w:hAnsi="Arial" w:cs="Arial"/>
            <w:sz w:val="20"/>
          </w:rPr>
          <w:delText>this</w:delText>
        </w:r>
        <w:r w:rsidRPr="00C134A6" w:rsidDel="0015639F">
          <w:rPr>
            <w:rFonts w:ascii="Arial" w:hAnsi="Arial" w:cs="Arial"/>
            <w:sz w:val="20"/>
          </w:rPr>
          <w:delText xml:space="preserve"> SOW, for items such as travel, accommodations</w:delText>
        </w:r>
        <w:r w:rsidDel="0015639F">
          <w:rPr>
            <w:rFonts w:ascii="Arial" w:hAnsi="Arial" w:cs="Arial"/>
            <w:sz w:val="20"/>
          </w:rPr>
          <w:delText xml:space="preserve"> and meals will be charged</w:delText>
        </w:r>
        <w:r w:rsidRPr="00C134A6" w:rsidDel="0015639F">
          <w:rPr>
            <w:rFonts w:ascii="Arial" w:hAnsi="Arial" w:cs="Arial"/>
            <w:sz w:val="20"/>
          </w:rPr>
          <w:delText>, as applicable, at cost.</w:delText>
        </w:r>
      </w:del>
    </w:p>
    <w:p w:rsidR="00B8441E" w:rsidRPr="00F558A9" w:rsidDel="0015639F" w:rsidRDefault="00D362F0" w:rsidP="0015639F">
      <w:pPr>
        <w:pStyle w:val="Heading1"/>
        <w:jc w:val="left"/>
        <w:rPr>
          <w:del w:id="74" w:author="Author" w:date="2019-04-25T22:41:00Z"/>
        </w:rPr>
      </w:pPr>
      <w:del w:id="75" w:author="Author" w:date="2019-04-25T22:41:00Z">
        <w:r w:rsidRPr="00F558A9" w:rsidDel="0015639F">
          <w:delText>Volume Rebate Program</w:delText>
        </w:r>
      </w:del>
    </w:p>
    <w:p w:rsidR="00B8441E" w:rsidRPr="00F558A9" w:rsidDel="0015639F" w:rsidRDefault="00B8441E" w:rsidP="0015639F">
      <w:pPr>
        <w:rPr>
          <w:del w:id="76" w:author="Author" w:date="2019-04-25T22:41:00Z"/>
          <w:rFonts w:ascii="Arial" w:hAnsi="Arial" w:cs="Arial"/>
          <w:sz w:val="20"/>
          <w:szCs w:val="20"/>
        </w:rPr>
      </w:pPr>
      <w:del w:id="77" w:author="Author" w:date="2019-04-25T22:41:00Z">
        <w:r w:rsidRPr="00F558A9" w:rsidDel="0015639F">
          <w:rPr>
            <w:rFonts w:ascii="Arial" w:hAnsi="Arial" w:cs="Arial"/>
            <w:sz w:val="20"/>
            <w:szCs w:val="20"/>
          </w:rPr>
          <w:delText>The engagement under this SOW will be includ</w:delText>
        </w:r>
        <w:r w:rsidR="00D362F0" w:rsidRPr="00F558A9" w:rsidDel="0015639F">
          <w:rPr>
            <w:rFonts w:ascii="Arial" w:hAnsi="Arial" w:cs="Arial"/>
            <w:sz w:val="20"/>
            <w:szCs w:val="20"/>
          </w:rPr>
          <w:delText>ed in the Volume Rebate Program</w:delText>
        </w:r>
        <w:r w:rsidR="00E04782" w:rsidDel="0015639F">
          <w:rPr>
            <w:rFonts w:ascii="Arial" w:hAnsi="Arial" w:cs="Arial"/>
            <w:sz w:val="20"/>
            <w:szCs w:val="20"/>
          </w:rPr>
          <w:delText>.</w:delText>
        </w:r>
      </w:del>
    </w:p>
    <w:p w:rsidR="006057D5" w:rsidRPr="00F558A9" w:rsidDel="0015639F" w:rsidRDefault="00C635EC" w:rsidP="0015639F">
      <w:pPr>
        <w:pStyle w:val="Heading1"/>
        <w:jc w:val="left"/>
        <w:rPr>
          <w:del w:id="78" w:author="Author" w:date="2019-04-25T22:41:00Z"/>
        </w:rPr>
      </w:pPr>
      <w:del w:id="79" w:author="Author" w:date="2019-04-25T22:41:00Z">
        <w:r w:rsidRPr="00F558A9" w:rsidDel="0015639F">
          <w:delText>Information Security</w:delText>
        </w:r>
      </w:del>
    </w:p>
    <w:p w:rsidR="006057D5" w:rsidRPr="00F558A9" w:rsidDel="0015639F" w:rsidRDefault="006057D5" w:rsidP="0015639F">
      <w:pPr>
        <w:rPr>
          <w:del w:id="80" w:author="Author" w:date="2019-04-25T22:41:00Z"/>
          <w:rFonts w:ascii="Arial" w:hAnsi="Arial" w:cs="Arial"/>
          <w:b/>
          <w:sz w:val="20"/>
          <w:szCs w:val="20"/>
        </w:rPr>
      </w:pPr>
      <w:del w:id="81" w:author="Author" w:date="2019-04-25T22:41:00Z">
        <w:r w:rsidRPr="00F558A9" w:rsidDel="0015639F">
          <w:rPr>
            <w:rFonts w:ascii="Arial" w:hAnsi="Arial" w:cs="Arial"/>
            <w:sz w:val="20"/>
            <w:szCs w:val="20"/>
          </w:rPr>
          <w:delText xml:space="preserve">KPMG Personnel performing the Services under this SOW will sign </w:delText>
        </w:r>
        <w:r w:rsidR="00C635EC" w:rsidRPr="00F558A9" w:rsidDel="0015639F">
          <w:rPr>
            <w:rFonts w:ascii="Arial" w:hAnsi="Arial" w:cs="Arial"/>
            <w:sz w:val="20"/>
            <w:szCs w:val="20"/>
          </w:rPr>
          <w:delText xml:space="preserve">a </w:delText>
        </w:r>
        <w:r w:rsidR="002668A8" w:rsidRPr="00F558A9" w:rsidDel="0015639F">
          <w:rPr>
            <w:rFonts w:ascii="Arial" w:hAnsi="Arial" w:cs="Arial"/>
            <w:sz w:val="20"/>
            <w:szCs w:val="20"/>
          </w:rPr>
          <w:delText>c</w:delText>
        </w:r>
        <w:r w:rsidRPr="00F558A9" w:rsidDel="0015639F">
          <w:rPr>
            <w:rFonts w:ascii="Arial" w:hAnsi="Arial" w:cs="Arial"/>
            <w:sz w:val="20"/>
            <w:szCs w:val="20"/>
          </w:rPr>
          <w:delText xml:space="preserve">ompliance </w:delText>
        </w:r>
        <w:r w:rsidR="002668A8" w:rsidRPr="00F558A9" w:rsidDel="0015639F">
          <w:rPr>
            <w:rFonts w:ascii="Arial" w:hAnsi="Arial" w:cs="Arial"/>
            <w:sz w:val="20"/>
            <w:szCs w:val="20"/>
          </w:rPr>
          <w:delText>c</w:delText>
        </w:r>
        <w:r w:rsidRPr="00F558A9" w:rsidDel="0015639F">
          <w:rPr>
            <w:rFonts w:ascii="Arial" w:hAnsi="Arial" w:cs="Arial"/>
            <w:sz w:val="20"/>
            <w:szCs w:val="20"/>
          </w:rPr>
          <w:delText xml:space="preserve">ertificate </w:delText>
        </w:r>
        <w:r w:rsidR="00C635EC" w:rsidRPr="00F558A9" w:rsidDel="0015639F">
          <w:rPr>
            <w:rFonts w:ascii="Arial" w:hAnsi="Arial" w:cs="Arial"/>
            <w:sz w:val="20"/>
            <w:szCs w:val="20"/>
          </w:rPr>
          <w:delText xml:space="preserve">in the form </w:delText>
        </w:r>
        <w:r w:rsidRPr="00F558A9" w:rsidDel="0015639F">
          <w:rPr>
            <w:rFonts w:ascii="Arial" w:hAnsi="Arial" w:cs="Arial"/>
            <w:sz w:val="20"/>
            <w:szCs w:val="20"/>
          </w:rPr>
          <w:delText xml:space="preserve">attached hereto as </w:delText>
        </w:r>
        <w:r w:rsidR="00A151B2" w:rsidDel="0015639F">
          <w:rPr>
            <w:rFonts w:ascii="Arial" w:hAnsi="Arial" w:cs="Arial"/>
            <w:sz w:val="20"/>
            <w:szCs w:val="20"/>
          </w:rPr>
          <w:delText>Appendix I</w:delText>
        </w:r>
        <w:r w:rsidRPr="00F558A9" w:rsidDel="0015639F">
          <w:rPr>
            <w:rFonts w:ascii="Arial" w:hAnsi="Arial" w:cs="Arial"/>
            <w:sz w:val="20"/>
            <w:szCs w:val="20"/>
          </w:rPr>
          <w:delText xml:space="preserve"> on or about the first day of providing services under this SOW. </w:delText>
        </w:r>
      </w:del>
    </w:p>
    <w:p w:rsidR="00B8441E" w:rsidRPr="00F558A9" w:rsidDel="0015639F" w:rsidRDefault="00D362F0" w:rsidP="0015639F">
      <w:pPr>
        <w:pStyle w:val="Heading1"/>
        <w:jc w:val="left"/>
        <w:rPr>
          <w:del w:id="82" w:author="Author" w:date="2019-04-25T22:41:00Z"/>
        </w:rPr>
      </w:pPr>
      <w:del w:id="83" w:author="Author" w:date="2019-04-25T22:41:00Z">
        <w:r w:rsidRPr="00F558A9" w:rsidDel="0015639F">
          <w:delText>Additional terms and conditions</w:delText>
        </w:r>
      </w:del>
    </w:p>
    <w:p w:rsidR="00434A71" w:rsidRPr="00F558A9" w:rsidDel="0015639F" w:rsidRDefault="00B8441E" w:rsidP="0015639F">
      <w:pPr>
        <w:rPr>
          <w:del w:id="84" w:author="Author" w:date="2019-04-25T22:41:00Z"/>
          <w:rFonts w:ascii="Arial" w:hAnsi="Arial" w:cs="Arial"/>
          <w:sz w:val="20"/>
          <w:szCs w:val="20"/>
        </w:rPr>
      </w:pPr>
      <w:del w:id="85" w:author="Author" w:date="2019-04-25T22:41:00Z">
        <w:r w:rsidRPr="00F558A9" w:rsidDel="0015639F">
          <w:rPr>
            <w:rFonts w:ascii="Arial" w:hAnsi="Arial" w:cs="Arial"/>
            <w:sz w:val="20"/>
            <w:szCs w:val="20"/>
          </w:rPr>
          <w:delText xml:space="preserve">All the terms of the MRA, including the Standard Terms, </w:delText>
        </w:r>
        <w:r w:rsidR="00D362F0" w:rsidRPr="00F558A9" w:rsidDel="0015639F">
          <w:rPr>
            <w:rFonts w:ascii="Arial" w:hAnsi="Arial" w:cs="Arial"/>
            <w:sz w:val="20"/>
            <w:szCs w:val="20"/>
          </w:rPr>
          <w:delText>will be applicable to this SOW</w:delText>
        </w:r>
        <w:r w:rsidR="00C635EC" w:rsidRPr="00F558A9" w:rsidDel="0015639F">
          <w:rPr>
            <w:rFonts w:ascii="Arial" w:hAnsi="Arial" w:cs="Arial"/>
            <w:sz w:val="20"/>
            <w:szCs w:val="20"/>
          </w:rPr>
          <w:delText>.</w:delText>
        </w:r>
      </w:del>
    </w:p>
    <w:p w:rsidR="00B8441E" w:rsidRPr="00F558A9" w:rsidDel="0015639F" w:rsidRDefault="00D362F0" w:rsidP="0015639F">
      <w:pPr>
        <w:pStyle w:val="Heading1"/>
        <w:jc w:val="left"/>
        <w:rPr>
          <w:del w:id="86" w:author="Author" w:date="2019-04-25T22:41:00Z"/>
        </w:rPr>
      </w:pPr>
      <w:del w:id="87" w:author="Author" w:date="2019-04-25T22:41:00Z">
        <w:r w:rsidRPr="00F558A9" w:rsidDel="0015639F">
          <w:delText>Authorization</w:delText>
        </w:r>
      </w:del>
    </w:p>
    <w:p w:rsidR="00B8441E" w:rsidRPr="00F558A9" w:rsidDel="0015639F" w:rsidRDefault="00B8441E" w:rsidP="0015639F">
      <w:pPr>
        <w:rPr>
          <w:del w:id="88" w:author="Author" w:date="2019-04-25T22:41:00Z"/>
          <w:rFonts w:ascii="Arial" w:hAnsi="Arial" w:cs="Arial"/>
          <w:sz w:val="20"/>
          <w:szCs w:val="20"/>
        </w:rPr>
      </w:pPr>
      <w:del w:id="89" w:author="Author" w:date="2019-04-25T22:41:00Z">
        <w:r w:rsidRPr="00F558A9" w:rsidDel="0015639F">
          <w:rPr>
            <w:rFonts w:ascii="Arial" w:hAnsi="Arial" w:cs="Arial"/>
            <w:sz w:val="20"/>
            <w:szCs w:val="20"/>
          </w:rPr>
          <w:delText>To indicate your approval of this SOW an</w:delText>
        </w:r>
        <w:r w:rsidR="00D362F0" w:rsidRPr="00F558A9" w:rsidDel="0015639F">
          <w:rPr>
            <w:rFonts w:ascii="Arial" w:hAnsi="Arial" w:cs="Arial"/>
            <w:sz w:val="20"/>
            <w:szCs w:val="20"/>
          </w:rPr>
          <w:delText>d to confirm our understanding,</w:delText>
        </w:r>
        <w:r w:rsidRPr="00F558A9" w:rsidDel="0015639F">
          <w:rPr>
            <w:rFonts w:ascii="Arial" w:hAnsi="Arial" w:cs="Arial"/>
            <w:sz w:val="20"/>
            <w:szCs w:val="20"/>
          </w:rPr>
          <w:delText xml:space="preserve"> please sign and return </w:delText>
        </w:r>
        <w:r w:rsidR="00394566" w:rsidDel="0015639F">
          <w:rPr>
            <w:rFonts w:ascii="Arial" w:hAnsi="Arial" w:cs="Arial"/>
            <w:sz w:val="20"/>
            <w:szCs w:val="20"/>
          </w:rPr>
          <w:delText xml:space="preserve">the </w:delText>
        </w:r>
        <w:r w:rsidR="00D362F0" w:rsidRPr="00F558A9" w:rsidDel="0015639F">
          <w:rPr>
            <w:rFonts w:ascii="Arial" w:hAnsi="Arial" w:cs="Arial"/>
            <w:sz w:val="20"/>
            <w:szCs w:val="20"/>
          </w:rPr>
          <w:delText>duplicate copy of this SOW.</w:delText>
        </w:r>
      </w:del>
    </w:p>
    <w:p w:rsidR="00587A1D" w:rsidRPr="00612355" w:rsidDel="0015639F" w:rsidRDefault="00B8441E" w:rsidP="0015639F">
      <w:pPr>
        <w:keepNext/>
        <w:rPr>
          <w:del w:id="90" w:author="Author" w:date="2019-04-25T22:41:00Z"/>
          <w:rFonts w:ascii="Arial" w:hAnsi="Arial" w:cs="Arial"/>
          <w:sz w:val="20"/>
          <w:szCs w:val="20"/>
        </w:rPr>
      </w:pPr>
      <w:del w:id="91" w:author="Author" w:date="2019-04-25T22:41:00Z">
        <w:r w:rsidRPr="00F558A9" w:rsidDel="0015639F">
          <w:rPr>
            <w:rFonts w:ascii="Arial" w:hAnsi="Arial" w:cs="Arial"/>
            <w:sz w:val="20"/>
            <w:szCs w:val="20"/>
          </w:rPr>
          <w:delText>Authorized by KPMG LLP - KPMG LLP is the Canadian Member Firm of KPMG International</w:delText>
        </w:r>
      </w:del>
    </w:p>
    <w:p w:rsidR="00394566" w:rsidDel="0015639F" w:rsidRDefault="00BE04D8" w:rsidP="0015639F">
      <w:pPr>
        <w:pStyle w:val="BodyText"/>
        <w:keepNext/>
        <w:spacing w:before="0" w:after="0" w:line="240" w:lineRule="auto"/>
        <w:ind w:right="9"/>
        <w:rPr>
          <w:del w:id="92" w:author="Author" w:date="2019-04-25T22:41:00Z"/>
          <w:rFonts w:ascii="Arial" w:hAnsi="Arial" w:cs="Arial"/>
          <w:sz w:val="20"/>
        </w:rPr>
      </w:pPr>
      <w:del w:id="93" w:author="Author" w:date="2019-04-25T22:41:00Z">
        <w:r w:rsidRPr="001B4333" w:rsidDel="0015639F">
          <w:rPr>
            <w:rFonts w:ascii="Arial" w:hAnsi="Arial" w:cs="Arial"/>
            <w:noProof/>
          </w:rPr>
          <w:drawing>
            <wp:inline distT="0" distB="0" distL="0" distR="0" wp14:anchorId="32CCFF6E" wp14:editId="7D6FF979">
              <wp:extent cx="1162050" cy="69532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162050" cy="695325"/>
                      </a:xfrm>
                      <a:prstGeom prst="rect">
                        <a:avLst/>
                      </a:prstGeom>
                      <a:noFill/>
                      <a:ln w="9525">
                        <a:noFill/>
                        <a:miter lim="800000"/>
                        <a:headEnd/>
                        <a:tailEnd/>
                      </a:ln>
                    </pic:spPr>
                  </pic:pic>
                </a:graphicData>
              </a:graphic>
            </wp:inline>
          </w:drawing>
        </w:r>
      </w:del>
    </w:p>
    <w:p w:rsidR="00394566" w:rsidRPr="00F558A9" w:rsidDel="0015639F" w:rsidRDefault="00394566" w:rsidP="0015639F">
      <w:pPr>
        <w:pStyle w:val="BodyText"/>
        <w:keepNext/>
        <w:spacing w:before="0" w:after="0" w:line="240" w:lineRule="auto"/>
        <w:ind w:right="9"/>
        <w:rPr>
          <w:del w:id="94" w:author="Author" w:date="2019-04-25T22:41:00Z"/>
          <w:rFonts w:ascii="Arial" w:hAnsi="Arial" w:cs="Arial"/>
          <w:sz w:val="20"/>
        </w:rPr>
      </w:pPr>
    </w:p>
    <w:p w:rsidR="00587A1D" w:rsidRPr="00F558A9" w:rsidDel="0015639F" w:rsidRDefault="004B524E" w:rsidP="0015639F">
      <w:pPr>
        <w:pStyle w:val="BodyText"/>
        <w:keepNext/>
        <w:spacing w:before="0" w:after="0" w:line="240" w:lineRule="auto"/>
        <w:ind w:right="9"/>
        <w:rPr>
          <w:del w:id="95" w:author="Author" w:date="2019-04-25T22:41:00Z"/>
          <w:rFonts w:ascii="Arial" w:hAnsi="Arial" w:cs="Arial"/>
          <w:sz w:val="20"/>
        </w:rPr>
      </w:pPr>
      <w:del w:id="96" w:author="Author" w:date="2019-04-25T22:41:00Z">
        <w:r w:rsidDel="0015639F">
          <w:rPr>
            <w:rFonts w:ascii="Arial" w:hAnsi="Arial" w:cs="Arial"/>
            <w:sz w:val="20"/>
          </w:rPr>
          <w:delText>Benjie Thomas</w:delText>
        </w:r>
      </w:del>
    </w:p>
    <w:p w:rsidR="00587A1D" w:rsidRPr="00F558A9" w:rsidDel="0015639F" w:rsidRDefault="00587A1D" w:rsidP="0015639F">
      <w:pPr>
        <w:pStyle w:val="BodyText"/>
        <w:keepNext/>
        <w:spacing w:before="0" w:after="0" w:line="240" w:lineRule="auto"/>
        <w:ind w:right="9"/>
        <w:rPr>
          <w:del w:id="97" w:author="Author" w:date="2019-04-25T22:41:00Z"/>
          <w:rFonts w:ascii="Arial" w:hAnsi="Arial" w:cs="Arial"/>
          <w:i/>
          <w:sz w:val="20"/>
        </w:rPr>
      </w:pPr>
      <w:del w:id="98" w:author="Author" w:date="2019-04-25T22:41:00Z">
        <w:r w:rsidRPr="00F558A9" w:rsidDel="0015639F">
          <w:rPr>
            <w:rFonts w:ascii="Arial" w:hAnsi="Arial" w:cs="Arial"/>
            <w:i/>
            <w:sz w:val="20"/>
          </w:rPr>
          <w:delText xml:space="preserve">Partner, KPMG </w:delText>
        </w:r>
        <w:r w:rsidR="00DB3CB2" w:rsidDel="0015639F">
          <w:rPr>
            <w:rFonts w:ascii="Arial" w:hAnsi="Arial" w:cs="Arial"/>
            <w:i/>
            <w:sz w:val="20"/>
          </w:rPr>
          <w:delText>Canada</w:delText>
        </w:r>
      </w:del>
    </w:p>
    <w:p w:rsidR="00587A1D" w:rsidRPr="00F558A9" w:rsidDel="0015639F" w:rsidRDefault="007238C1" w:rsidP="0015639F">
      <w:pPr>
        <w:rPr>
          <w:del w:id="99" w:author="Author" w:date="2019-04-25T22:41:00Z"/>
          <w:rFonts w:ascii="Arial" w:hAnsi="Arial" w:cs="Arial"/>
          <w:sz w:val="20"/>
          <w:szCs w:val="20"/>
        </w:rPr>
      </w:pPr>
      <w:del w:id="100" w:author="Author" w:date="2019-04-25T22:41:00Z">
        <w:r w:rsidDel="0015639F">
          <w:rPr>
            <w:rFonts w:ascii="Arial" w:hAnsi="Arial" w:cs="Arial"/>
            <w:sz w:val="20"/>
            <w:szCs w:val="20"/>
          </w:rPr>
          <w:delText>Tel: 1-</w:delText>
        </w:r>
        <w:r w:rsidRPr="007238C1" w:rsidDel="0015639F">
          <w:rPr>
            <w:rFonts w:ascii="Arial" w:hAnsi="Arial" w:cs="Arial"/>
            <w:sz w:val="20"/>
            <w:szCs w:val="20"/>
          </w:rPr>
          <w:delText>416</w:delText>
        </w:r>
        <w:r w:rsidDel="0015639F">
          <w:rPr>
            <w:rFonts w:ascii="Arial" w:hAnsi="Arial" w:cs="Arial"/>
            <w:sz w:val="20"/>
            <w:szCs w:val="20"/>
          </w:rPr>
          <w:delText>-</w:delText>
        </w:r>
        <w:r w:rsidRPr="007238C1" w:rsidDel="0015639F">
          <w:rPr>
            <w:rFonts w:ascii="Arial" w:hAnsi="Arial" w:cs="Arial"/>
            <w:sz w:val="20"/>
            <w:szCs w:val="20"/>
          </w:rPr>
          <w:delText>777</w:delText>
        </w:r>
        <w:r w:rsidDel="0015639F">
          <w:rPr>
            <w:rFonts w:ascii="Arial" w:hAnsi="Arial" w:cs="Arial"/>
            <w:sz w:val="20"/>
            <w:szCs w:val="20"/>
          </w:rPr>
          <w:delText>-</w:delText>
        </w:r>
        <w:r w:rsidR="004B524E" w:rsidDel="0015639F">
          <w:rPr>
            <w:rFonts w:ascii="Arial" w:hAnsi="Arial" w:cs="Arial"/>
            <w:sz w:val="20"/>
            <w:szCs w:val="20"/>
          </w:rPr>
          <w:delText>8715</w:delText>
        </w:r>
      </w:del>
    </w:p>
    <w:p w:rsidR="00B8441E" w:rsidDel="0015639F" w:rsidRDefault="00255A8C" w:rsidP="0015639F">
      <w:pPr>
        <w:rPr>
          <w:del w:id="101" w:author="Author" w:date="2019-04-25T22:41:00Z"/>
          <w:rFonts w:ascii="Arial" w:hAnsi="Arial" w:cs="Arial"/>
          <w:sz w:val="20"/>
          <w:szCs w:val="20"/>
        </w:rPr>
      </w:pPr>
      <w:del w:id="102" w:author="Author" w:date="2019-04-25T22:41:00Z">
        <w:r w:rsidRPr="00F558A9" w:rsidDel="0015639F">
          <w:rPr>
            <w:rFonts w:ascii="Arial" w:hAnsi="Arial" w:cs="Arial"/>
            <w:sz w:val="20"/>
            <w:szCs w:val="20"/>
          </w:rPr>
          <w:br/>
        </w:r>
        <w:r w:rsidR="00B8441E" w:rsidRPr="00F558A9" w:rsidDel="0015639F">
          <w:rPr>
            <w:rFonts w:ascii="Arial" w:hAnsi="Arial" w:cs="Arial"/>
            <w:sz w:val="20"/>
            <w:szCs w:val="20"/>
          </w:rPr>
          <w:delText>Accepted by Ontario Teachers' Pension Plan Board</w:delText>
        </w:r>
        <w:r w:rsidR="00394566" w:rsidDel="0015639F">
          <w:rPr>
            <w:rFonts w:ascii="Arial" w:hAnsi="Arial" w:cs="Arial"/>
            <w:sz w:val="20"/>
            <w:szCs w:val="20"/>
          </w:rPr>
          <w:delText>:</w:delText>
        </w:r>
      </w:del>
    </w:p>
    <w:p w:rsidR="00497FBA" w:rsidDel="0015639F" w:rsidRDefault="00497FBA" w:rsidP="0015639F">
      <w:pPr>
        <w:rPr>
          <w:del w:id="103" w:author="Author" w:date="2019-04-25T22:41:00Z"/>
          <w:rFonts w:ascii="Arial" w:hAnsi="Arial" w:cs="Arial"/>
          <w:sz w:val="20"/>
          <w:szCs w:val="20"/>
        </w:rPr>
      </w:pPr>
    </w:p>
    <w:p w:rsidR="00D362F0" w:rsidRPr="00F558A9" w:rsidDel="0015639F" w:rsidRDefault="00D362F0" w:rsidP="0015639F">
      <w:pPr>
        <w:rPr>
          <w:del w:id="104" w:author="Author" w:date="2019-04-25T22:41:00Z"/>
          <w:rFonts w:ascii="Arial" w:hAnsi="Arial" w:cs="Arial"/>
          <w:sz w:val="20"/>
          <w:szCs w:val="20"/>
        </w:rPr>
      </w:pPr>
      <w:del w:id="105" w:author="Author" w:date="2019-04-25T22:41:00Z">
        <w:r w:rsidRPr="00F558A9" w:rsidDel="0015639F">
          <w:rPr>
            <w:rFonts w:ascii="Arial" w:hAnsi="Arial" w:cs="Arial"/>
            <w:sz w:val="20"/>
            <w:szCs w:val="20"/>
          </w:rPr>
          <w:delText>Signature:</w:delText>
        </w:r>
        <w:r w:rsidR="00D65850" w:rsidRPr="00F558A9" w:rsidDel="0015639F">
          <w:rPr>
            <w:rFonts w:ascii="Arial" w:hAnsi="Arial" w:cs="Arial"/>
            <w:sz w:val="20"/>
            <w:szCs w:val="20"/>
          </w:rPr>
          <w:tab/>
        </w:r>
        <w:r w:rsidRPr="00F558A9" w:rsidDel="0015639F">
          <w:rPr>
            <w:rFonts w:ascii="Arial" w:hAnsi="Arial" w:cs="Arial"/>
            <w:sz w:val="20"/>
            <w:szCs w:val="20"/>
          </w:rPr>
          <w:delText>__________________________________</w:delText>
        </w:r>
        <w:r w:rsidR="00B2560F" w:rsidRPr="00F558A9" w:rsidDel="0015639F">
          <w:rPr>
            <w:rFonts w:ascii="Arial" w:hAnsi="Arial" w:cs="Arial"/>
            <w:sz w:val="20"/>
            <w:szCs w:val="20"/>
          </w:rPr>
          <w:delText xml:space="preserve"> </w:delText>
        </w:r>
        <w:r w:rsidR="00D65850" w:rsidRPr="00F558A9" w:rsidDel="0015639F">
          <w:rPr>
            <w:rFonts w:ascii="Arial" w:hAnsi="Arial" w:cs="Arial"/>
            <w:sz w:val="20"/>
            <w:szCs w:val="20"/>
          </w:rPr>
          <w:tab/>
        </w:r>
        <w:r w:rsidRPr="00F558A9" w:rsidDel="0015639F">
          <w:rPr>
            <w:rFonts w:ascii="Arial" w:hAnsi="Arial" w:cs="Arial"/>
            <w:sz w:val="20"/>
            <w:szCs w:val="20"/>
          </w:rPr>
          <w:delText>Date: __________________________</w:delText>
        </w:r>
      </w:del>
    </w:p>
    <w:p w:rsidR="00D362F0" w:rsidRPr="00F558A9" w:rsidDel="0015639F" w:rsidRDefault="00D65850" w:rsidP="0015639F">
      <w:pPr>
        <w:rPr>
          <w:del w:id="106" w:author="Author" w:date="2019-04-25T22:41:00Z"/>
          <w:rFonts w:ascii="Arial" w:hAnsi="Arial" w:cs="Arial"/>
          <w:sz w:val="20"/>
          <w:szCs w:val="20"/>
        </w:rPr>
      </w:pPr>
      <w:del w:id="107" w:author="Author" w:date="2019-04-25T22:41:00Z">
        <w:r w:rsidRPr="00F558A9" w:rsidDel="0015639F">
          <w:rPr>
            <w:rFonts w:ascii="Arial" w:hAnsi="Arial" w:cs="Arial"/>
            <w:sz w:val="20"/>
            <w:szCs w:val="20"/>
          </w:rPr>
          <w:br/>
        </w:r>
        <w:r w:rsidR="00D362F0" w:rsidRPr="00F558A9" w:rsidDel="0015639F">
          <w:rPr>
            <w:rFonts w:ascii="Arial" w:hAnsi="Arial" w:cs="Arial"/>
            <w:sz w:val="20"/>
            <w:szCs w:val="20"/>
          </w:rPr>
          <w:delText>Print Name:</w:delText>
        </w:r>
        <w:r w:rsidRPr="00F558A9" w:rsidDel="0015639F">
          <w:rPr>
            <w:rFonts w:ascii="Arial" w:hAnsi="Arial" w:cs="Arial"/>
            <w:sz w:val="20"/>
            <w:szCs w:val="20"/>
          </w:rPr>
          <w:tab/>
        </w:r>
        <w:r w:rsidR="00D362F0" w:rsidRPr="00F558A9" w:rsidDel="0015639F">
          <w:rPr>
            <w:rFonts w:ascii="Arial" w:hAnsi="Arial" w:cs="Arial"/>
            <w:sz w:val="20"/>
            <w:szCs w:val="20"/>
          </w:rPr>
          <w:delText>__________________________________</w:delText>
        </w:r>
      </w:del>
    </w:p>
    <w:p w:rsidR="00587A1D" w:rsidDel="0015639F" w:rsidRDefault="00D65850" w:rsidP="0015639F">
      <w:pPr>
        <w:rPr>
          <w:del w:id="108" w:author="Author" w:date="2019-04-25T22:41:00Z"/>
          <w:rFonts w:ascii="Arial" w:hAnsi="Arial" w:cs="Arial"/>
          <w:sz w:val="20"/>
          <w:szCs w:val="20"/>
        </w:rPr>
      </w:pPr>
      <w:del w:id="109" w:author="Author" w:date="2019-04-25T22:41:00Z">
        <w:r w:rsidRPr="00F558A9" w:rsidDel="0015639F">
          <w:rPr>
            <w:rFonts w:ascii="Arial" w:hAnsi="Arial" w:cs="Arial"/>
            <w:sz w:val="20"/>
            <w:szCs w:val="20"/>
          </w:rPr>
          <w:br/>
        </w:r>
        <w:r w:rsidR="00D362F0" w:rsidRPr="00F558A9" w:rsidDel="0015639F">
          <w:rPr>
            <w:rFonts w:ascii="Arial" w:hAnsi="Arial" w:cs="Arial"/>
            <w:sz w:val="20"/>
            <w:szCs w:val="20"/>
          </w:rPr>
          <w:delText xml:space="preserve">Title: </w:delText>
        </w:r>
        <w:r w:rsidRPr="00F558A9" w:rsidDel="0015639F">
          <w:rPr>
            <w:rFonts w:ascii="Arial" w:hAnsi="Arial" w:cs="Arial"/>
            <w:sz w:val="20"/>
            <w:szCs w:val="20"/>
          </w:rPr>
          <w:tab/>
        </w:r>
        <w:r w:rsidRPr="00F558A9" w:rsidDel="0015639F">
          <w:rPr>
            <w:rFonts w:ascii="Arial" w:hAnsi="Arial" w:cs="Arial"/>
            <w:sz w:val="20"/>
            <w:szCs w:val="20"/>
          </w:rPr>
          <w:tab/>
        </w:r>
        <w:r w:rsidR="00D362F0" w:rsidRPr="00F558A9" w:rsidDel="0015639F">
          <w:rPr>
            <w:rFonts w:ascii="Arial" w:hAnsi="Arial" w:cs="Arial"/>
            <w:sz w:val="20"/>
            <w:szCs w:val="20"/>
          </w:rPr>
          <w:delText>__________________________________</w:delText>
        </w:r>
        <w:r w:rsidR="00587A1D" w:rsidDel="0015639F">
          <w:rPr>
            <w:rFonts w:ascii="Arial" w:hAnsi="Arial" w:cs="Arial"/>
            <w:sz w:val="20"/>
            <w:szCs w:val="20"/>
          </w:rPr>
          <w:br w:type="page"/>
        </w:r>
      </w:del>
    </w:p>
    <w:p w:rsidR="007E3154" w:rsidRPr="00025B7C" w:rsidDel="0015639F" w:rsidRDefault="00497FBA" w:rsidP="0015639F">
      <w:pPr>
        <w:tabs>
          <w:tab w:val="left" w:pos="1878"/>
        </w:tabs>
        <w:rPr>
          <w:del w:id="110" w:author="Author" w:date="2019-04-25T22:41:00Z"/>
          <w:rFonts w:ascii="Arial" w:hAnsi="Arial" w:cs="Arial"/>
          <w:sz w:val="20"/>
          <w:szCs w:val="20"/>
        </w:rPr>
      </w:pPr>
      <w:del w:id="111" w:author="Author" w:date="2019-04-25T22:41:00Z">
        <w:r w:rsidRPr="00497FBA" w:rsidDel="0015639F">
          <w:rPr>
            <w:rFonts w:ascii="Arial" w:hAnsi="Arial" w:cs="Arial"/>
            <w:noProof/>
            <w:sz w:val="20"/>
            <w:szCs w:val="20"/>
            <w:lang w:eastAsia="en-US"/>
          </w:rPr>
          <mc:AlternateContent>
            <mc:Choice Requires="wps">
              <w:drawing>
                <wp:anchor distT="45720" distB="45720" distL="114300" distR="114300" simplePos="0" relativeHeight="251682816" behindDoc="0" locked="0" layoutInCell="1" allowOverlap="1">
                  <wp:simplePos x="0" y="0"/>
                  <wp:positionH relativeFrom="column">
                    <wp:posOffset>1996440</wp:posOffset>
                  </wp:positionH>
                  <wp:positionV relativeFrom="paragraph">
                    <wp:posOffset>0</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497FBA" w:rsidRDefault="00497FBA" w:rsidP="00C51A79">
                              <w:pPr>
                                <w:jc w:val="center"/>
                              </w:pPr>
                              <w:r>
                                <w:t>Appendix 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57.2pt;margin-top:0;width:185.9pt;height:110.6pt;z-index:2516828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" stroked="f">
                  <v:textbox style="mso-fit-shape-to-text:t">
                    <w:txbxContent>
                      <w:p w:rsidR="00497FBA" w:rsidRDefault="00497FBA" w:rsidP="00C51A79">
                        <w:pPr>
                          <w:jc w:val="center"/>
                        </w:pPr>
                        <w:r>
                          <w:t>Appendix I</w:t>
                        </w:r>
                      </w:p>
                    </w:txbxContent>
                  </v:textbox>
                  <w10:wrap type="square"/>
                </v:shape>
              </w:pict>
            </mc:Fallback>
          </mc:AlternateContent>
        </w:r>
        <w:r w:rsidR="00025B7C" w:rsidDel="0015639F">
          <w:rPr>
            <w:noProof/>
            <w:lang w:eastAsia="en-US"/>
          </w:rPr>
          <w:drawing>
            <wp:anchor distT="0" distB="0" distL="114300" distR="114300" simplePos="0" relativeHeight="251680768" behindDoc="1" locked="0" layoutInCell="1" allowOverlap="0" wp14:anchorId="3157F346" wp14:editId="161C9EF2">
              <wp:simplePos x="0" y="0"/>
              <wp:positionH relativeFrom="margin">
                <wp:align>left</wp:align>
              </wp:positionH>
              <wp:positionV relativeFrom="page">
                <wp:posOffset>1410335</wp:posOffset>
              </wp:positionV>
              <wp:extent cx="669600" cy="403200"/>
              <wp:effectExtent l="0" t="0" r="0" b="0"/>
              <wp:wrapNone/>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mo.png"/>
                      <pic:cNvPicPr/>
                    </pic:nvPicPr>
                    <pic:blipFill rotWithShape="1">
                      <a:blip r:embed="rId9" cstate="print">
                        <a:extLst>
                          <a:ext uri="{28A0092B-C50C-407E-A947-70E740481C1C}">
                            <a14:useLocalDpi xmlns:a14="http://schemas.microsoft.com/office/drawing/2010/main" val="0"/>
                          </a:ext>
                        </a:extLst>
                      </a:blip>
                      <a:srcRect r="47691"/>
                      <a:stretch/>
                    </pic:blipFill>
                    <pic:spPr bwMode="auto">
                      <a:xfrm>
                        <a:off x="0" y="0"/>
                        <a:ext cx="669600" cy="4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p>
    <w:tbl>
      <w:tblPr>
        <w:tblW w:w="8080" w:type="dxa"/>
        <w:tblLayout w:type="fixed"/>
        <w:tblCellMar>
          <w:left w:w="0" w:type="dxa"/>
          <w:right w:w="113" w:type="dxa"/>
        </w:tblCellMar>
        <w:tblLook w:val="0000" w:firstRow="0" w:lastRow="0" w:firstColumn="0" w:lastColumn="0" w:noHBand="0" w:noVBand="0"/>
      </w:tblPr>
      <w:tblGrid>
        <w:gridCol w:w="8080"/>
      </w:tblGrid>
      <w:tr w:rsidR="00025B7C" w:rsidRPr="00025B7C" w:rsidDel="0015639F" w:rsidTr="00327570">
        <w:trPr>
          <w:trHeight w:val="433"/>
          <w:del w:id="112" w:author="Author" w:date="2019-04-25T22:41:00Z"/>
        </w:trPr>
        <w:tc>
          <w:tcPr>
            <w:tcW w:w="8080" w:type="dxa"/>
            <w:tcMar>
              <w:top w:w="57" w:type="dxa"/>
              <w:bottom w:w="57" w:type="dxa"/>
            </w:tcMar>
          </w:tcPr>
          <w:p w:rsidR="00025B7C" w:rsidRPr="00025B7C" w:rsidDel="0015639F" w:rsidRDefault="00025B7C" w:rsidP="0015639F">
            <w:pPr>
              <w:pStyle w:val="zKISOffAddress"/>
              <w:framePr w:hSpace="0" w:wrap="auto" w:vAnchor="margin" w:hAnchor="text" w:xAlign="left" w:yAlign="inline"/>
              <w:spacing w:line="240" w:lineRule="auto"/>
              <w:rPr>
                <w:del w:id="113" w:author="Author" w:date="2019-04-25T22:41:00Z"/>
                <w:rFonts w:ascii="Arial" w:hAnsi="Arial" w:cs="Arial"/>
                <w:sz w:val="20"/>
              </w:rPr>
            </w:pPr>
            <w:del w:id="114" w:author="Author" w:date="2019-04-25T22:41:00Z">
              <w:r w:rsidRPr="00025B7C" w:rsidDel="0015639F">
                <w:rPr>
                  <w:rFonts w:ascii="Arial" w:hAnsi="Arial" w:cs="Arial"/>
                  <w:b/>
                  <w:noProof/>
                  <w:sz w:val="20"/>
                </w:rPr>
                <w:delText>KPMG LLP</w:delText>
              </w:r>
            </w:del>
          </w:p>
        </w:tc>
      </w:tr>
      <w:tr w:rsidR="00025B7C" w:rsidRPr="00025B7C" w:rsidDel="0015639F" w:rsidTr="00327570">
        <w:trPr>
          <w:trHeight w:val="435"/>
          <w:del w:id="115" w:author="Author" w:date="2019-04-25T22:41:00Z"/>
        </w:trPr>
        <w:tc>
          <w:tcPr>
            <w:tcW w:w="8080" w:type="dxa"/>
            <w:tcMar>
              <w:top w:w="57" w:type="dxa"/>
              <w:bottom w:w="57" w:type="dxa"/>
            </w:tcMar>
          </w:tcPr>
          <w:p w:rsidR="00025B7C" w:rsidRPr="00025B7C" w:rsidDel="0015639F" w:rsidRDefault="00025B7C" w:rsidP="0015639F">
            <w:pPr>
              <w:pStyle w:val="zKISOffAddress"/>
              <w:framePr w:hSpace="0" w:wrap="auto" w:vAnchor="margin" w:hAnchor="text" w:xAlign="left" w:yAlign="inline"/>
              <w:spacing w:line="240" w:lineRule="exact"/>
              <w:rPr>
                <w:del w:id="116" w:author="Author" w:date="2019-04-25T22:41:00Z"/>
                <w:rFonts w:ascii="Arial" w:hAnsi="Arial" w:cs="Arial"/>
                <w:sz w:val="20"/>
              </w:rPr>
            </w:pPr>
            <w:del w:id="117" w:author="Author" w:date="2019-04-25T22:41:00Z">
              <w:r w:rsidRPr="00025B7C" w:rsidDel="0015639F">
                <w:rPr>
                  <w:rFonts w:ascii="Arial" w:hAnsi="Arial" w:cs="Arial"/>
                  <w:sz w:val="20"/>
                </w:rPr>
                <w:delText>Bay Adelaide Centre</w:delText>
              </w:r>
              <w:r w:rsidRPr="00025B7C" w:rsidDel="0015639F">
                <w:rPr>
                  <w:rFonts w:ascii="Arial" w:hAnsi="Arial" w:cs="Arial"/>
                  <w:sz w:val="20"/>
                </w:rPr>
                <w:br/>
                <w:delText xml:space="preserve">Suite 4600 </w:delText>
              </w:r>
            </w:del>
          </w:p>
          <w:p w:rsidR="00025B7C" w:rsidRPr="00025B7C" w:rsidDel="0015639F" w:rsidRDefault="00025B7C" w:rsidP="0015639F">
            <w:pPr>
              <w:pStyle w:val="zKISOffAddress"/>
              <w:framePr w:hSpace="0" w:wrap="auto" w:vAnchor="margin" w:hAnchor="text" w:xAlign="left" w:yAlign="inline"/>
              <w:spacing w:line="240" w:lineRule="exact"/>
              <w:rPr>
                <w:del w:id="118" w:author="Author" w:date="2019-04-25T22:41:00Z"/>
                <w:rFonts w:ascii="Arial" w:hAnsi="Arial" w:cs="Arial"/>
                <w:sz w:val="20"/>
              </w:rPr>
            </w:pPr>
            <w:del w:id="119" w:author="Author" w:date="2019-04-25T22:41:00Z">
              <w:r w:rsidRPr="00025B7C" w:rsidDel="0015639F">
                <w:rPr>
                  <w:rFonts w:ascii="Arial" w:hAnsi="Arial" w:cs="Arial"/>
                  <w:sz w:val="20"/>
                </w:rPr>
                <w:delText>333 Bay Street</w:delText>
              </w:r>
              <w:r w:rsidRPr="00025B7C" w:rsidDel="0015639F">
                <w:rPr>
                  <w:rFonts w:ascii="Arial" w:hAnsi="Arial" w:cs="Arial"/>
                  <w:sz w:val="20"/>
                </w:rPr>
                <w:br/>
                <w:delText>Toronto ON</w:delText>
              </w:r>
              <w:r w:rsidRPr="00025B7C" w:rsidDel="0015639F">
                <w:rPr>
                  <w:rFonts w:ascii="Arial" w:hAnsi="Arial" w:cs="Arial"/>
                  <w:sz w:val="20"/>
                </w:rPr>
                <w:br/>
                <w:delText>M5H 2S5</w:delText>
              </w:r>
            </w:del>
          </w:p>
        </w:tc>
      </w:tr>
      <w:tr w:rsidR="00025B7C" w:rsidRPr="00025B7C" w:rsidDel="0015639F" w:rsidTr="00327570">
        <w:trPr>
          <w:trHeight w:val="435"/>
          <w:del w:id="120" w:author="Author" w:date="2019-04-25T22:41:00Z"/>
        </w:trPr>
        <w:tc>
          <w:tcPr>
            <w:tcW w:w="8080" w:type="dxa"/>
            <w:tcMar>
              <w:top w:w="57" w:type="dxa"/>
              <w:bottom w:w="57" w:type="dxa"/>
            </w:tcMar>
          </w:tcPr>
          <w:p w:rsidR="00025B7C" w:rsidRPr="00025B7C" w:rsidDel="0015639F" w:rsidRDefault="00025B7C" w:rsidP="0015639F">
            <w:pPr>
              <w:pStyle w:val="zKISOffAddress"/>
              <w:framePr w:hSpace="0" w:wrap="auto" w:vAnchor="margin" w:hAnchor="text" w:xAlign="left" w:yAlign="inline"/>
              <w:spacing w:line="240" w:lineRule="exact"/>
              <w:rPr>
                <w:del w:id="121" w:author="Author" w:date="2019-04-25T22:41:00Z"/>
                <w:rFonts w:ascii="Arial" w:hAnsi="Arial" w:cs="Arial"/>
                <w:sz w:val="20"/>
              </w:rPr>
            </w:pPr>
            <w:del w:id="122" w:author="Author" w:date="2019-04-25T22:41:00Z">
              <w:r w:rsidRPr="00025B7C" w:rsidDel="0015639F">
                <w:rPr>
                  <w:rFonts w:ascii="Arial" w:hAnsi="Arial" w:cs="Arial"/>
                  <w:sz w:val="20"/>
                </w:rPr>
                <w:delText>Telephone (416) 777-8500</w:delText>
              </w:r>
              <w:r w:rsidRPr="00025B7C" w:rsidDel="0015639F">
                <w:rPr>
                  <w:rFonts w:ascii="Arial" w:hAnsi="Arial" w:cs="Arial"/>
                  <w:sz w:val="20"/>
                </w:rPr>
                <w:br/>
                <w:delText>Fax (416) 777-8818</w:delText>
              </w:r>
              <w:r w:rsidRPr="00025B7C" w:rsidDel="0015639F">
                <w:rPr>
                  <w:rFonts w:ascii="Arial" w:hAnsi="Arial" w:cs="Arial"/>
                  <w:sz w:val="20"/>
                </w:rPr>
                <w:br/>
                <w:delText>www.kpmg.ca</w:delText>
              </w:r>
            </w:del>
          </w:p>
        </w:tc>
      </w:tr>
    </w:tbl>
    <w:p w:rsidR="00025B7C" w:rsidDel="0015639F" w:rsidRDefault="00025B7C" w:rsidP="0015639F">
      <w:pPr>
        <w:rPr>
          <w:del w:id="123" w:author="Author" w:date="2019-04-25T22:41:00Z"/>
          <w:rFonts w:ascii="Arial" w:hAnsi="Arial" w:cs="Arial"/>
          <w:sz w:val="20"/>
          <w:szCs w:val="20"/>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4A0" w:firstRow="1" w:lastRow="0" w:firstColumn="1" w:lastColumn="0" w:noHBand="0" w:noVBand="1"/>
      </w:tblPr>
      <w:tblGrid>
        <w:gridCol w:w="846"/>
        <w:gridCol w:w="6521"/>
      </w:tblGrid>
      <w:tr w:rsidR="007E3154" w:rsidRPr="007E3154" w:rsidDel="0015639F" w:rsidTr="00714734">
        <w:trPr>
          <w:del w:id="124" w:author="Author" w:date="2019-04-25T22:41:00Z"/>
        </w:trPr>
        <w:tc>
          <w:tcPr>
            <w:tcW w:w="846" w:type="dxa"/>
          </w:tcPr>
          <w:p w:rsidR="007E3154" w:rsidRPr="007E3154" w:rsidDel="0015639F" w:rsidRDefault="007E3154" w:rsidP="0015639F">
            <w:pPr>
              <w:rPr>
                <w:del w:id="125" w:author="Author" w:date="2019-04-25T22:41:00Z"/>
                <w:rFonts w:ascii="Arial" w:hAnsi="Arial"/>
                <w:b/>
                <w:bCs/>
                <w:lang w:eastAsia="en-US"/>
              </w:rPr>
            </w:pPr>
            <w:del w:id="126" w:author="Author" w:date="2019-04-25T22:41:00Z">
              <w:r w:rsidRPr="007E3154" w:rsidDel="0015639F">
                <w:rPr>
                  <w:rFonts w:ascii="Arial" w:hAnsi="Arial"/>
                  <w:b/>
                  <w:bCs/>
                  <w:lang w:eastAsia="en-US"/>
                </w:rPr>
                <w:delText>To</w:delText>
              </w:r>
            </w:del>
          </w:p>
        </w:tc>
        <w:tc>
          <w:tcPr>
            <w:tcW w:w="6521" w:type="dxa"/>
          </w:tcPr>
          <w:p w:rsidR="007E3154" w:rsidRPr="007E3154" w:rsidDel="0015639F" w:rsidRDefault="00CA6631" w:rsidP="0015639F">
            <w:pPr>
              <w:tabs>
                <w:tab w:val="left" w:pos="855"/>
              </w:tabs>
              <w:rPr>
                <w:del w:id="127" w:author="Author" w:date="2019-04-25T22:41:00Z"/>
                <w:rFonts w:ascii="Arial" w:hAnsi="Arial"/>
                <w:b/>
                <w:lang w:eastAsia="en-US"/>
              </w:rPr>
            </w:pPr>
            <w:del w:id="128" w:author="Author" w:date="2019-04-25T22:41:00Z">
              <w:r w:rsidDel="0015639F">
                <w:rPr>
                  <w:rFonts w:ascii="Arial" w:hAnsi="Arial"/>
                  <w:b/>
                  <w:lang w:eastAsia="en-US"/>
                </w:rPr>
                <w:delText>A</w:delText>
              </w:r>
              <w:r w:rsidR="006E1119" w:rsidRPr="007E3154" w:rsidDel="0015639F">
                <w:rPr>
                  <w:rFonts w:ascii="Arial" w:hAnsi="Arial"/>
                  <w:b/>
                  <w:lang w:eastAsia="en-US"/>
                </w:rPr>
                <w:delText>ll</w:delText>
              </w:r>
              <w:r w:rsidR="006E1119" w:rsidDel="0015639F">
                <w:rPr>
                  <w:rFonts w:ascii="Arial" w:hAnsi="Arial"/>
                  <w:b/>
                  <w:lang w:eastAsia="en-US"/>
                </w:rPr>
                <w:delText xml:space="preserve"> members of the Teachers Engagement Team</w:delText>
              </w:r>
            </w:del>
          </w:p>
        </w:tc>
      </w:tr>
      <w:tr w:rsidR="007E3154" w:rsidRPr="007E3154" w:rsidDel="0015639F" w:rsidTr="00714734">
        <w:trPr>
          <w:del w:id="129" w:author="Author" w:date="2019-04-25T22:41:00Z"/>
        </w:trPr>
        <w:tc>
          <w:tcPr>
            <w:tcW w:w="846" w:type="dxa"/>
          </w:tcPr>
          <w:p w:rsidR="007E3154" w:rsidRPr="007E3154" w:rsidDel="0015639F" w:rsidRDefault="007E3154" w:rsidP="0015639F">
            <w:pPr>
              <w:rPr>
                <w:del w:id="130" w:author="Author" w:date="2019-04-25T22:41:00Z"/>
                <w:rFonts w:ascii="Arial" w:hAnsi="Arial"/>
                <w:b/>
                <w:bCs/>
                <w:lang w:eastAsia="en-US"/>
              </w:rPr>
            </w:pPr>
            <w:del w:id="131" w:author="Author" w:date="2019-04-25T22:41:00Z">
              <w:r w:rsidRPr="007E3154" w:rsidDel="0015639F">
                <w:rPr>
                  <w:rFonts w:ascii="Arial" w:hAnsi="Arial"/>
                  <w:b/>
                  <w:bCs/>
                  <w:lang w:eastAsia="en-US"/>
                </w:rPr>
                <w:delText>From</w:delText>
              </w:r>
            </w:del>
          </w:p>
        </w:tc>
        <w:tc>
          <w:tcPr>
            <w:tcW w:w="6521" w:type="dxa"/>
          </w:tcPr>
          <w:p w:rsidR="007E3154" w:rsidRPr="007E3154" w:rsidDel="0015639F" w:rsidRDefault="00277667" w:rsidP="0015639F">
            <w:pPr>
              <w:rPr>
                <w:del w:id="132" w:author="Author" w:date="2019-04-25T22:41:00Z"/>
                <w:rFonts w:ascii="Arial" w:hAnsi="Arial"/>
                <w:b/>
                <w:lang w:eastAsia="en-US"/>
              </w:rPr>
            </w:pPr>
            <w:del w:id="133" w:author="Author" w:date="2019-04-25T22:41:00Z">
              <w:r w:rsidDel="0015639F">
                <w:rPr>
                  <w:rFonts w:ascii="Arial" w:hAnsi="Arial"/>
                  <w:b/>
                  <w:lang w:eastAsia="en-US"/>
                </w:rPr>
                <w:delText>Eddie Chan</w:delText>
              </w:r>
              <w:r w:rsidR="007238C1" w:rsidDel="0015639F">
                <w:rPr>
                  <w:rFonts w:ascii="Arial" w:hAnsi="Arial"/>
                  <w:b/>
                  <w:lang w:eastAsia="en-US"/>
                </w:rPr>
                <w:delText xml:space="preserve"> </w:delText>
              </w:r>
            </w:del>
          </w:p>
        </w:tc>
      </w:tr>
      <w:tr w:rsidR="007E3154" w:rsidRPr="007E3154" w:rsidDel="0015639F" w:rsidTr="00714734">
        <w:trPr>
          <w:del w:id="134" w:author="Author" w:date="2019-04-25T22:41:00Z"/>
        </w:trPr>
        <w:tc>
          <w:tcPr>
            <w:tcW w:w="846" w:type="dxa"/>
          </w:tcPr>
          <w:p w:rsidR="007E3154" w:rsidRPr="007E3154" w:rsidDel="0015639F" w:rsidRDefault="007E3154" w:rsidP="0015639F">
            <w:pPr>
              <w:rPr>
                <w:del w:id="135" w:author="Author" w:date="2019-04-25T22:41:00Z"/>
                <w:rFonts w:ascii="Arial" w:hAnsi="Arial"/>
                <w:lang w:eastAsia="en-US"/>
              </w:rPr>
            </w:pPr>
            <w:del w:id="136" w:author="Author" w:date="2019-04-25T22:41:00Z">
              <w:r w:rsidRPr="007E3154" w:rsidDel="0015639F">
                <w:rPr>
                  <w:rFonts w:ascii="Arial" w:hAnsi="Arial"/>
                  <w:lang w:eastAsia="en-US"/>
                </w:rPr>
                <w:delText>Date</w:delText>
              </w:r>
            </w:del>
          </w:p>
        </w:tc>
        <w:tc>
          <w:tcPr>
            <w:tcW w:w="6521" w:type="dxa"/>
          </w:tcPr>
          <w:p w:rsidR="007E3154" w:rsidRPr="007E3154" w:rsidDel="0015639F" w:rsidRDefault="007E3154" w:rsidP="0015639F">
            <w:pPr>
              <w:rPr>
                <w:del w:id="137" w:author="Author" w:date="2019-04-25T22:41:00Z"/>
                <w:rFonts w:ascii="Arial" w:hAnsi="Arial"/>
                <w:lang w:eastAsia="en-US"/>
              </w:rPr>
            </w:pPr>
          </w:p>
        </w:tc>
      </w:tr>
      <w:tr w:rsidR="007E3154" w:rsidRPr="007E3154" w:rsidDel="0015639F" w:rsidTr="00714734">
        <w:trPr>
          <w:del w:id="138" w:author="Author" w:date="2019-04-25T22:41:00Z"/>
        </w:trPr>
        <w:tc>
          <w:tcPr>
            <w:tcW w:w="846" w:type="dxa"/>
          </w:tcPr>
          <w:p w:rsidR="007E3154" w:rsidRPr="007E3154" w:rsidDel="0015639F" w:rsidRDefault="007E3154" w:rsidP="0015639F">
            <w:pPr>
              <w:rPr>
                <w:del w:id="139" w:author="Author" w:date="2019-04-25T22:41:00Z"/>
                <w:rFonts w:ascii="Arial" w:hAnsi="Arial"/>
                <w:lang w:eastAsia="en-US"/>
              </w:rPr>
            </w:pPr>
            <w:del w:id="140" w:author="Author" w:date="2019-04-25T22:41:00Z">
              <w:r w:rsidRPr="007E3154" w:rsidDel="0015639F">
                <w:rPr>
                  <w:rFonts w:ascii="Arial" w:hAnsi="Arial"/>
                  <w:lang w:eastAsia="en-US"/>
                </w:rPr>
                <w:delText>Ref</w:delText>
              </w:r>
            </w:del>
          </w:p>
        </w:tc>
        <w:tc>
          <w:tcPr>
            <w:tcW w:w="6521" w:type="dxa"/>
          </w:tcPr>
          <w:p w:rsidR="007E3154" w:rsidRPr="007E3154" w:rsidDel="0015639F" w:rsidRDefault="007E3154" w:rsidP="0015639F">
            <w:pPr>
              <w:rPr>
                <w:del w:id="141" w:author="Author" w:date="2019-04-25T22:41:00Z"/>
                <w:rFonts w:ascii="Arial" w:hAnsi="Arial"/>
                <w:b/>
                <w:lang w:eastAsia="en-US"/>
              </w:rPr>
            </w:pPr>
            <w:del w:id="142" w:author="Author" w:date="2019-04-25T22:41:00Z">
              <w:r w:rsidRPr="007E3154" w:rsidDel="0015639F">
                <w:rPr>
                  <w:rFonts w:ascii="Arial" w:hAnsi="Arial"/>
                  <w:b/>
                  <w:szCs w:val="22"/>
                  <w:lang w:eastAsia="en-US"/>
                </w:rPr>
                <w:delText xml:space="preserve">Exhibit 1 </w:delText>
              </w:r>
            </w:del>
          </w:p>
        </w:tc>
      </w:tr>
      <w:tr w:rsidR="007E3154" w:rsidRPr="007D458D" w:rsidDel="0015639F" w:rsidTr="00714734">
        <w:trPr>
          <w:del w:id="143" w:author="Author" w:date="2019-04-25T22:41:00Z"/>
        </w:trPr>
        <w:tc>
          <w:tcPr>
            <w:tcW w:w="846" w:type="dxa"/>
          </w:tcPr>
          <w:p w:rsidR="007E3154" w:rsidRPr="007E3154" w:rsidDel="0015639F" w:rsidRDefault="007E3154" w:rsidP="0015639F">
            <w:pPr>
              <w:rPr>
                <w:del w:id="144" w:author="Author" w:date="2019-04-25T22:41:00Z"/>
                <w:rFonts w:ascii="Arial" w:hAnsi="Arial"/>
                <w:lang w:eastAsia="en-US"/>
              </w:rPr>
            </w:pPr>
          </w:p>
        </w:tc>
        <w:tc>
          <w:tcPr>
            <w:tcW w:w="6521" w:type="dxa"/>
          </w:tcPr>
          <w:p w:rsidR="007E3154" w:rsidRPr="007D458D" w:rsidDel="0015639F" w:rsidRDefault="007E3154" w:rsidP="0015639F">
            <w:pPr>
              <w:rPr>
                <w:del w:id="145" w:author="Author" w:date="2019-04-25T22:41:00Z"/>
                <w:rFonts w:ascii="Arial" w:hAnsi="Arial"/>
                <w:lang w:eastAsia="en-US"/>
              </w:rPr>
            </w:pPr>
            <w:del w:id="146" w:author="Author" w:date="2019-04-25T22:41:00Z">
              <w:r w:rsidRPr="007D458D" w:rsidDel="0015639F">
                <w:rPr>
                  <w:rFonts w:ascii="Arial" w:hAnsi="Arial"/>
                  <w:b/>
                  <w:i/>
                  <w:lang w:eastAsia="en-US"/>
                </w:rPr>
                <w:delText>Compliance Certificate for all Teachers Engagements (“Compliance Certificate”)</w:delText>
              </w:r>
              <w:r w:rsidRPr="007D458D" w:rsidDel="0015639F">
                <w:rPr>
                  <w:rFonts w:ascii="Arial" w:hAnsi="Arial"/>
                  <w:b/>
                  <w:i/>
                  <w:lang w:eastAsia="en-US"/>
                </w:rPr>
                <w:br/>
              </w:r>
            </w:del>
          </w:p>
        </w:tc>
      </w:tr>
    </w:tbl>
    <w:p w:rsidR="004005C8" w:rsidRPr="00F558A9" w:rsidDel="0015639F" w:rsidRDefault="004005C8" w:rsidP="0015639F">
      <w:pPr>
        <w:jc w:val="both"/>
        <w:rPr>
          <w:del w:id="147" w:author="Author" w:date="2019-04-25T22:41:00Z"/>
          <w:rFonts w:ascii="Arial" w:hAnsi="Arial" w:cs="Arial"/>
          <w:sz w:val="20"/>
          <w:szCs w:val="20"/>
        </w:rPr>
      </w:pPr>
      <w:del w:id="148" w:author="Author" w:date="2019-04-25T22:41:00Z">
        <w:r w:rsidRPr="00F558A9" w:rsidDel="0015639F">
          <w:rPr>
            <w:rFonts w:ascii="Arial" w:hAnsi="Arial" w:cs="Arial"/>
            <w:sz w:val="20"/>
            <w:szCs w:val="20"/>
          </w:rPr>
          <w:delText>Ontario Teachers' Pension Plan Board ("</w:delText>
        </w:r>
        <w:r w:rsidRPr="00F558A9" w:rsidDel="0015639F">
          <w:rPr>
            <w:rFonts w:ascii="Arial" w:hAnsi="Arial" w:cs="Arial"/>
            <w:b/>
            <w:sz w:val="20"/>
            <w:szCs w:val="20"/>
          </w:rPr>
          <w:delText>Teachers</w:delText>
        </w:r>
        <w:r w:rsidDel="0015639F">
          <w:rPr>
            <w:rFonts w:ascii="Arial" w:hAnsi="Arial" w:cs="Arial"/>
            <w:sz w:val="20"/>
            <w:szCs w:val="20"/>
          </w:rPr>
          <w:delText>"'</w:delText>
        </w:r>
        <w:r w:rsidRPr="00F558A9" w:rsidDel="0015639F">
          <w:rPr>
            <w:rFonts w:ascii="Arial" w:hAnsi="Arial" w:cs="Arial"/>
            <w:sz w:val="20"/>
            <w:szCs w:val="20"/>
          </w:rPr>
          <w:delText>)</w:delText>
        </w:r>
        <w:r w:rsidDel="0015639F">
          <w:rPr>
            <w:rFonts w:ascii="Arial" w:hAnsi="Arial" w:cs="Arial"/>
            <w:sz w:val="20"/>
            <w:szCs w:val="20"/>
          </w:rPr>
          <w:delText xml:space="preserve"> </w:delText>
        </w:r>
        <w:r w:rsidRPr="009F68EF" w:rsidDel="0015639F">
          <w:rPr>
            <w:rFonts w:ascii="Arial" w:hAnsi="Arial" w:cs="Arial"/>
            <w:sz w:val="20"/>
            <w:szCs w:val="20"/>
          </w:rPr>
          <w:delText xml:space="preserve">intends to </w:delText>
        </w:r>
        <w:r w:rsidR="009B1D93" w:rsidDel="0015639F">
          <w:rPr>
            <w:rFonts w:ascii="Arial" w:hAnsi="Arial" w:cs="Arial"/>
            <w:sz w:val="20"/>
            <w:szCs w:val="20"/>
          </w:rPr>
          <w:delText>invest in Center For Sights P.L.</w:delText>
        </w:r>
        <w:r w:rsidDel="0015639F">
          <w:rPr>
            <w:rFonts w:ascii="Arial" w:hAnsi="Arial" w:cs="Arial"/>
            <w:sz w:val="20"/>
            <w:szCs w:val="20"/>
          </w:rPr>
          <w:delText xml:space="preserve"> (“</w:delText>
        </w:r>
        <w:r w:rsidR="007238C1" w:rsidDel="0015639F">
          <w:rPr>
            <w:rFonts w:ascii="Arial" w:hAnsi="Arial" w:cs="Arial"/>
            <w:b/>
            <w:sz w:val="20"/>
            <w:szCs w:val="20"/>
          </w:rPr>
          <w:delText>Target</w:delText>
        </w:r>
        <w:r w:rsidDel="0015639F">
          <w:rPr>
            <w:rFonts w:ascii="Arial" w:hAnsi="Arial" w:cs="Arial"/>
            <w:sz w:val="20"/>
            <w:szCs w:val="20"/>
          </w:rPr>
          <w:delText>”</w:delText>
        </w:r>
        <w:r w:rsidRPr="00BC651B" w:rsidDel="0015639F">
          <w:rPr>
            <w:rFonts w:ascii="Arial" w:hAnsi="Arial" w:cs="Arial"/>
            <w:sz w:val="20"/>
            <w:szCs w:val="20"/>
          </w:rPr>
          <w:delText>).</w:delText>
        </w:r>
        <w:r w:rsidRPr="009F68EF" w:rsidDel="0015639F">
          <w:rPr>
            <w:rFonts w:ascii="Arial" w:hAnsi="Arial" w:cs="Arial"/>
            <w:sz w:val="20"/>
            <w:szCs w:val="20"/>
          </w:rPr>
          <w:delText xml:space="preserve"> KPMG will provide </w:delText>
        </w:r>
        <w:r w:rsidR="007238C1" w:rsidRPr="007238C1" w:rsidDel="0015639F">
          <w:rPr>
            <w:rFonts w:ascii="Arial" w:hAnsi="Arial" w:cs="Arial"/>
            <w:sz w:val="20"/>
            <w:szCs w:val="20"/>
          </w:rPr>
          <w:delText>financial due diligence services,</w:delText>
        </w:r>
        <w:r w:rsidR="007238C1" w:rsidDel="0015639F">
          <w:rPr>
            <w:rFonts w:ascii="Arial" w:hAnsi="Arial" w:cs="Arial"/>
            <w:sz w:val="20"/>
            <w:szCs w:val="20"/>
          </w:rPr>
          <w:delText xml:space="preserve"> U.S.</w:delText>
        </w:r>
        <w:r w:rsidR="007238C1" w:rsidRPr="007238C1" w:rsidDel="0015639F">
          <w:rPr>
            <w:rFonts w:ascii="Arial" w:hAnsi="Arial" w:cs="Arial"/>
            <w:sz w:val="20"/>
            <w:szCs w:val="20"/>
          </w:rPr>
          <w:delText xml:space="preserve"> tax due diligence services, </w:delText>
        </w:r>
        <w:r w:rsidR="007238C1" w:rsidDel="0015639F">
          <w:rPr>
            <w:rFonts w:ascii="Arial" w:hAnsi="Arial" w:cs="Arial"/>
            <w:sz w:val="20"/>
            <w:szCs w:val="20"/>
          </w:rPr>
          <w:delText>and U.S.</w:delText>
        </w:r>
        <w:r w:rsidR="007238C1" w:rsidRPr="007238C1" w:rsidDel="0015639F">
          <w:rPr>
            <w:rFonts w:ascii="Arial" w:hAnsi="Arial" w:cs="Arial"/>
            <w:sz w:val="20"/>
            <w:szCs w:val="20"/>
          </w:rPr>
          <w:delText xml:space="preserve"> tax structuring advice to Teachers’ in respect of its acquisition of Target</w:delText>
        </w:r>
        <w:r w:rsidRPr="009F68EF" w:rsidDel="0015639F">
          <w:rPr>
            <w:rFonts w:ascii="Arial" w:hAnsi="Arial" w:cs="Arial"/>
            <w:sz w:val="20"/>
            <w:szCs w:val="20"/>
          </w:rPr>
          <w:delText xml:space="preserve"> </w:delText>
        </w:r>
        <w:r w:rsidDel="0015639F">
          <w:rPr>
            <w:rFonts w:ascii="Arial" w:hAnsi="Arial" w:cs="Arial"/>
            <w:sz w:val="20"/>
            <w:szCs w:val="20"/>
          </w:rPr>
          <w:delText>(the “</w:delText>
        </w:r>
        <w:r w:rsidDel="0015639F">
          <w:rPr>
            <w:rFonts w:ascii="Arial" w:hAnsi="Arial" w:cs="Arial"/>
            <w:b/>
            <w:sz w:val="20"/>
            <w:szCs w:val="20"/>
          </w:rPr>
          <w:delText>Transaction</w:delText>
        </w:r>
        <w:r w:rsidDel="0015639F">
          <w:rPr>
            <w:rFonts w:ascii="Arial" w:hAnsi="Arial" w:cs="Arial"/>
            <w:sz w:val="20"/>
            <w:szCs w:val="20"/>
          </w:rPr>
          <w:delText>”)</w:delText>
        </w:r>
        <w:r w:rsidRPr="007D458D" w:rsidDel="0015639F">
          <w:rPr>
            <w:rFonts w:ascii="Arial" w:hAnsi="Arial" w:cs="Arial"/>
            <w:sz w:val="20"/>
            <w:szCs w:val="20"/>
          </w:rPr>
          <w:delText>.</w:delText>
        </w:r>
        <w:r w:rsidRPr="00F558A9" w:rsidDel="0015639F">
          <w:rPr>
            <w:rFonts w:ascii="Arial" w:hAnsi="Arial" w:cs="Arial"/>
            <w:sz w:val="20"/>
            <w:szCs w:val="20"/>
          </w:rPr>
          <w:delText xml:space="preserve">  </w:delText>
        </w:r>
      </w:del>
    </w:p>
    <w:p w:rsidR="007E3154" w:rsidRPr="006E1119" w:rsidDel="0015639F" w:rsidRDefault="0027029A" w:rsidP="0015639F">
      <w:pPr>
        <w:spacing w:after="0" w:line="240" w:lineRule="auto"/>
        <w:jc w:val="both"/>
        <w:rPr>
          <w:del w:id="149" w:author="Author" w:date="2019-04-25T22:41:00Z"/>
          <w:rFonts w:ascii="Arial" w:eastAsia="Times New Roman" w:hAnsi="Arial" w:cs="Arial"/>
          <w:sz w:val="20"/>
          <w:szCs w:val="20"/>
          <w:lang w:val="en-CA" w:eastAsia="en-US"/>
        </w:rPr>
      </w:pPr>
      <w:del w:id="150" w:author="Author" w:date="2019-04-25T22:41:00Z">
        <w:r w:rsidRPr="0027029A" w:rsidDel="0015639F">
          <w:rPr>
            <w:rFonts w:ascii="Arial" w:eastAsia="Times New Roman" w:hAnsi="Arial" w:cs="Arial"/>
            <w:sz w:val="20"/>
            <w:szCs w:val="20"/>
            <w:lang w:val="en-CA" w:eastAsia="en-US"/>
          </w:rPr>
          <w:delText xml:space="preserve">This </w:delText>
        </w:r>
        <w:r w:rsidR="006E1119" w:rsidRPr="006E1119" w:rsidDel="0015639F">
          <w:rPr>
            <w:rFonts w:ascii="Arial" w:eastAsia="Times New Roman" w:hAnsi="Arial" w:cs="Arial"/>
            <w:sz w:val="20"/>
            <w:szCs w:val="20"/>
            <w:lang w:val="en-CA" w:eastAsia="en-US"/>
          </w:rPr>
          <w:delText>will be referred to as the “</w:delText>
        </w:r>
        <w:r w:rsidR="006E1119" w:rsidRPr="00F70A5D" w:rsidDel="0015639F">
          <w:rPr>
            <w:rFonts w:ascii="Arial" w:eastAsia="Times New Roman" w:hAnsi="Arial" w:cs="Arial"/>
            <w:b/>
            <w:sz w:val="20"/>
            <w:szCs w:val="20"/>
            <w:lang w:val="en-CA" w:eastAsia="en-US"/>
          </w:rPr>
          <w:delText>Project</w:delText>
        </w:r>
        <w:r w:rsidR="006E1119" w:rsidRPr="006E1119" w:rsidDel="0015639F">
          <w:rPr>
            <w:rFonts w:ascii="Arial" w:eastAsia="Times New Roman" w:hAnsi="Arial" w:cs="Arial"/>
            <w:sz w:val="20"/>
            <w:szCs w:val="20"/>
            <w:lang w:val="en-CA" w:eastAsia="en-US"/>
          </w:rPr>
          <w:delText>”</w:delText>
        </w:r>
        <w:r w:rsidR="007E3154" w:rsidRPr="006E1119" w:rsidDel="0015639F">
          <w:rPr>
            <w:rFonts w:ascii="Arial" w:eastAsia="Times New Roman" w:hAnsi="Arial" w:cs="Arial"/>
            <w:sz w:val="20"/>
            <w:szCs w:val="20"/>
            <w:lang w:val="en-CA" w:eastAsia="en-US"/>
          </w:rPr>
          <w:delText xml:space="preserve"> for these and other purposes. In addition to the procedures and policies outlined in the </w:delText>
        </w:r>
        <w:r w:rsidR="0015639F" w:rsidDel="0015639F">
          <w:rPr>
            <w:rFonts w:ascii="Arial" w:eastAsia="Times New Roman" w:hAnsi="Arial" w:cs="Arial"/>
            <w:color w:val="43B02A"/>
            <w:sz w:val="20"/>
            <w:szCs w:val="20"/>
            <w:u w:val="single"/>
            <w:lang w:val="en-CA" w:eastAsia="en-US"/>
          </w:rPr>
          <w:fldChar w:fldCharType="begin"/>
        </w:r>
        <w:r w:rsidR="0015639F" w:rsidDel="0015639F">
          <w:rPr>
            <w:rFonts w:ascii="Arial" w:eastAsia="Times New Roman" w:hAnsi="Arial" w:cs="Arial"/>
            <w:color w:val="43B02A"/>
            <w:sz w:val="20"/>
            <w:szCs w:val="20"/>
            <w:u w:val="single"/>
            <w:lang w:val="en-CA" w:eastAsia="en-US"/>
          </w:rPr>
          <w:delInstrText xml:space="preserve"> HYPERLINK "https://portal.amr.kworld.kpmg.com/ca/RMC/Pages/RiskManagementManual.aspx" </w:delInstrText>
        </w:r>
        <w:r w:rsidR="0015639F" w:rsidDel="0015639F">
          <w:rPr>
            <w:rFonts w:ascii="Arial" w:eastAsia="Times New Roman" w:hAnsi="Arial" w:cs="Arial"/>
            <w:color w:val="43B02A"/>
            <w:sz w:val="20"/>
            <w:szCs w:val="20"/>
            <w:u w:val="single"/>
            <w:lang w:val="en-CA" w:eastAsia="en-US"/>
          </w:rPr>
          <w:fldChar w:fldCharType="separate"/>
        </w:r>
        <w:r w:rsidR="007E3154" w:rsidRPr="006E1119" w:rsidDel="0015639F">
          <w:rPr>
            <w:rFonts w:ascii="Arial" w:eastAsia="Times New Roman" w:hAnsi="Arial" w:cs="Arial"/>
            <w:color w:val="43B02A"/>
            <w:sz w:val="20"/>
            <w:szCs w:val="20"/>
            <w:u w:val="single"/>
            <w:lang w:val="en-CA" w:eastAsia="en-US"/>
          </w:rPr>
          <w:delText>Quality &amp; Risk Management Manual - Canada</w:delText>
        </w:r>
        <w:r w:rsidR="0015639F" w:rsidDel="0015639F">
          <w:rPr>
            <w:rFonts w:ascii="Arial" w:eastAsia="Times New Roman" w:hAnsi="Arial" w:cs="Arial"/>
            <w:color w:val="43B02A"/>
            <w:sz w:val="20"/>
            <w:szCs w:val="20"/>
            <w:u w:val="single"/>
            <w:lang w:val="en-CA" w:eastAsia="en-US"/>
          </w:rPr>
          <w:fldChar w:fldCharType="end"/>
        </w:r>
        <w:r w:rsidR="007E3154" w:rsidRPr="006E1119" w:rsidDel="0015639F">
          <w:rPr>
            <w:rFonts w:ascii="Arial" w:eastAsia="Times New Roman" w:hAnsi="Arial" w:cs="Arial"/>
            <w:sz w:val="20"/>
            <w:szCs w:val="20"/>
            <w:lang w:val="en-CA" w:eastAsia="en-US"/>
          </w:rPr>
          <w:delText xml:space="preserve"> and the Terms and Conditions of the engagement letter for this engagement, the processes and procedures outlined in this Compliance Certifica</w:delText>
        </w:r>
        <w:r w:rsidR="006E1119" w:rsidRPr="006E1119" w:rsidDel="0015639F">
          <w:rPr>
            <w:rFonts w:ascii="Arial" w:eastAsia="Times New Roman" w:hAnsi="Arial" w:cs="Arial"/>
            <w:sz w:val="20"/>
            <w:szCs w:val="20"/>
            <w:lang w:val="en-CA" w:eastAsia="en-US"/>
          </w:rPr>
          <w:delText xml:space="preserve">te are also applicable to the </w:delText>
        </w:r>
        <w:r w:rsidR="007E3154" w:rsidRPr="006E1119" w:rsidDel="0015639F">
          <w:rPr>
            <w:rFonts w:ascii="Arial" w:eastAsia="Times New Roman" w:hAnsi="Arial" w:cs="Arial"/>
            <w:sz w:val="20"/>
            <w:szCs w:val="20"/>
            <w:lang w:val="en-CA" w:eastAsia="en-US"/>
          </w:rPr>
          <w:delText xml:space="preserve">“Project”. </w:delText>
        </w:r>
      </w:del>
    </w:p>
    <w:p w:rsidR="007E3154" w:rsidRPr="007E3154" w:rsidDel="0015639F" w:rsidRDefault="007E3154" w:rsidP="0015639F">
      <w:pPr>
        <w:spacing w:after="0" w:line="240" w:lineRule="auto"/>
        <w:jc w:val="both"/>
        <w:rPr>
          <w:del w:id="151" w:author="Author" w:date="2019-04-25T22:41:00Z"/>
          <w:rFonts w:ascii="Arial" w:eastAsia="Times New Roman" w:hAnsi="Arial" w:cs="Arial"/>
          <w:sz w:val="20"/>
          <w:szCs w:val="20"/>
          <w:lang w:val="en-CA" w:eastAsia="en-US"/>
        </w:rPr>
      </w:pPr>
    </w:p>
    <w:p w:rsidR="007E3154" w:rsidRPr="007E3154" w:rsidDel="0015639F" w:rsidRDefault="007E3154" w:rsidP="0015639F">
      <w:pPr>
        <w:numPr>
          <w:ilvl w:val="0"/>
          <w:numId w:val="1"/>
        </w:numPr>
        <w:spacing w:after="240" w:line="259" w:lineRule="auto"/>
        <w:jc w:val="both"/>
        <w:rPr>
          <w:del w:id="152" w:author="Author" w:date="2019-04-25T22:41:00Z"/>
          <w:rFonts w:ascii="Arial" w:eastAsia="Arial" w:hAnsi="Arial" w:cs="Arial"/>
          <w:sz w:val="20"/>
          <w:szCs w:val="20"/>
          <w:lang w:eastAsia="en-US"/>
        </w:rPr>
      </w:pPr>
      <w:del w:id="153" w:author="Author" w:date="2019-04-25T22:41:00Z">
        <w:r w:rsidRPr="007E3154" w:rsidDel="0015639F">
          <w:rPr>
            <w:rFonts w:ascii="Arial" w:eastAsia="Arial" w:hAnsi="Arial" w:cs="Arial"/>
            <w:sz w:val="20"/>
            <w:szCs w:val="20"/>
            <w:lang w:eastAsia="en-US"/>
          </w:rPr>
          <w:delText>The lead engagement partner for the Project is responsible for ensuring that all team members are included on the list at the end of this Compliance Certificate, and have signed off acceptance of the conditions outlined in this Compliance Certificate. The current members of the Project engagement team, including administrative personnel, are listed on this Compliance Certificate. Any required additions to the engagement team should be brought to the attention of the lead engagement partner, and added to this Compliance Certificate, prior to any discussions or other sharing of information with respect to this engagement</w:delText>
        </w:r>
        <w:r w:rsidR="00BA7295" w:rsidDel="0015639F">
          <w:rPr>
            <w:rFonts w:ascii="Arial" w:eastAsia="Arial" w:hAnsi="Arial" w:cs="Arial"/>
            <w:sz w:val="20"/>
            <w:szCs w:val="20"/>
            <w:lang w:eastAsia="en-US"/>
          </w:rPr>
          <w:delText>.</w:delText>
        </w:r>
      </w:del>
    </w:p>
    <w:p w:rsidR="007E3154" w:rsidRPr="007E3154" w:rsidDel="0015639F" w:rsidRDefault="007E3154" w:rsidP="0015639F">
      <w:pPr>
        <w:numPr>
          <w:ilvl w:val="0"/>
          <w:numId w:val="1"/>
        </w:numPr>
        <w:spacing w:after="240" w:line="259" w:lineRule="auto"/>
        <w:jc w:val="both"/>
        <w:rPr>
          <w:del w:id="154" w:author="Author" w:date="2019-04-25T22:41:00Z"/>
          <w:rFonts w:ascii="Arial" w:eastAsia="Arial" w:hAnsi="Arial" w:cs="Arial"/>
          <w:sz w:val="20"/>
          <w:szCs w:val="20"/>
          <w:lang w:eastAsia="en-US"/>
        </w:rPr>
      </w:pPr>
      <w:del w:id="155" w:author="Author" w:date="2019-04-25T22:41:00Z">
        <w:r w:rsidRPr="007E3154" w:rsidDel="0015639F">
          <w:rPr>
            <w:rFonts w:ascii="Arial" w:eastAsia="Arial" w:hAnsi="Arial" w:cs="Arial"/>
            <w:sz w:val="20"/>
            <w:szCs w:val="20"/>
            <w:lang w:eastAsia="en-US"/>
          </w:rPr>
          <w:delText>Members of the Project engagement team will not discuss this engagement, or otherwise provide any information with respect to this engagement, with anyone at KPMG other than members of the Project</w:delText>
        </w:r>
        <w:r w:rsidR="00BA7295" w:rsidDel="0015639F">
          <w:rPr>
            <w:rFonts w:ascii="Arial" w:eastAsia="Arial" w:hAnsi="Arial" w:cs="Arial"/>
            <w:sz w:val="20"/>
            <w:szCs w:val="20"/>
            <w:lang w:eastAsia="en-US"/>
          </w:rPr>
          <w:delText xml:space="preserve"> engagement team</w:delText>
        </w:r>
        <w:r w:rsidRPr="007E3154" w:rsidDel="0015639F">
          <w:rPr>
            <w:rFonts w:ascii="Arial" w:eastAsia="Arial" w:hAnsi="Arial" w:cs="Arial"/>
            <w:sz w:val="20"/>
            <w:szCs w:val="20"/>
            <w:lang w:eastAsia="en-US"/>
          </w:rPr>
          <w:delText>. In those circumstances in which</w:delText>
        </w:r>
        <w:r w:rsidR="00BA7295" w:rsidDel="0015639F">
          <w:rPr>
            <w:rFonts w:ascii="Arial" w:eastAsia="Arial" w:hAnsi="Arial" w:cs="Arial"/>
            <w:sz w:val="20"/>
            <w:szCs w:val="20"/>
            <w:lang w:eastAsia="en-US"/>
          </w:rPr>
          <w:delText>,</w:delText>
        </w:r>
        <w:r w:rsidRPr="007E3154" w:rsidDel="0015639F">
          <w:rPr>
            <w:rFonts w:ascii="Arial" w:eastAsia="Arial" w:hAnsi="Arial" w:cs="Arial"/>
            <w:sz w:val="20"/>
            <w:szCs w:val="20"/>
            <w:lang w:eastAsia="en-US"/>
          </w:rPr>
          <w:delText xml:space="preserve"> during the course of the engagement</w:delText>
        </w:r>
        <w:r w:rsidR="00BA7295" w:rsidDel="0015639F">
          <w:rPr>
            <w:rFonts w:ascii="Arial" w:eastAsia="Arial" w:hAnsi="Arial" w:cs="Arial"/>
            <w:sz w:val="20"/>
            <w:szCs w:val="20"/>
            <w:lang w:eastAsia="en-US"/>
          </w:rPr>
          <w:delText>,</w:delText>
        </w:r>
        <w:r w:rsidRPr="007E3154" w:rsidDel="0015639F">
          <w:rPr>
            <w:rFonts w:ascii="Arial" w:eastAsia="Arial" w:hAnsi="Arial" w:cs="Arial"/>
            <w:sz w:val="20"/>
            <w:szCs w:val="20"/>
            <w:lang w:eastAsia="en-US"/>
          </w:rPr>
          <w:delText xml:space="preserve"> it becomes necessary and appropriate to do so (e.g. because their experience or knowledge will enhance the quality of our service), such discussions or other interactions cannot take place until such person or persons have signed this Compliance Certificate and</w:delText>
        </w:r>
        <w:r w:rsidR="00BA7295" w:rsidDel="0015639F">
          <w:rPr>
            <w:rFonts w:ascii="Arial" w:eastAsia="Arial" w:hAnsi="Arial" w:cs="Arial"/>
            <w:sz w:val="20"/>
            <w:szCs w:val="20"/>
            <w:lang w:eastAsia="en-US"/>
          </w:rPr>
          <w:delText>,</w:delText>
        </w:r>
        <w:r w:rsidRPr="007E3154" w:rsidDel="0015639F">
          <w:rPr>
            <w:rFonts w:ascii="Arial" w:eastAsia="Arial" w:hAnsi="Arial" w:cs="Arial"/>
            <w:sz w:val="20"/>
            <w:szCs w:val="20"/>
            <w:lang w:eastAsia="en-US"/>
          </w:rPr>
          <w:delText xml:space="preserve"> by doing so</w:delText>
        </w:r>
        <w:r w:rsidR="00BA7295" w:rsidDel="0015639F">
          <w:rPr>
            <w:rFonts w:ascii="Arial" w:eastAsia="Arial" w:hAnsi="Arial" w:cs="Arial"/>
            <w:sz w:val="20"/>
            <w:szCs w:val="20"/>
            <w:lang w:eastAsia="en-US"/>
          </w:rPr>
          <w:delText>,</w:delText>
        </w:r>
        <w:r w:rsidRPr="007E3154" w:rsidDel="0015639F">
          <w:rPr>
            <w:rFonts w:ascii="Arial" w:eastAsia="Arial" w:hAnsi="Arial" w:cs="Arial"/>
            <w:sz w:val="20"/>
            <w:szCs w:val="20"/>
            <w:lang w:eastAsia="en-US"/>
          </w:rPr>
          <w:delText xml:space="preserve"> have confirmed acceptance </w:delText>
        </w:r>
        <w:r w:rsidR="00BA7295" w:rsidDel="0015639F">
          <w:rPr>
            <w:rFonts w:ascii="Arial" w:eastAsia="Arial" w:hAnsi="Arial" w:cs="Arial"/>
            <w:sz w:val="20"/>
            <w:szCs w:val="20"/>
            <w:lang w:eastAsia="en-US"/>
          </w:rPr>
          <w:delText>of</w:delText>
        </w:r>
        <w:r w:rsidRPr="007E3154" w:rsidDel="0015639F">
          <w:rPr>
            <w:rFonts w:ascii="Arial" w:eastAsia="Arial" w:hAnsi="Arial" w:cs="Arial"/>
            <w:sz w:val="20"/>
            <w:szCs w:val="20"/>
            <w:lang w:eastAsia="en-US"/>
          </w:rPr>
          <w:delText xml:space="preserve"> all of the associated undertakings outlined herein</w:delText>
        </w:r>
        <w:r w:rsidR="00BA7295" w:rsidDel="0015639F">
          <w:rPr>
            <w:rFonts w:ascii="Arial" w:eastAsia="Arial" w:hAnsi="Arial" w:cs="Arial"/>
            <w:sz w:val="20"/>
            <w:szCs w:val="20"/>
            <w:lang w:eastAsia="en-US"/>
          </w:rPr>
          <w:delText>.</w:delText>
        </w:r>
      </w:del>
    </w:p>
    <w:p w:rsidR="007E3154" w:rsidRPr="007E3154" w:rsidDel="0015639F" w:rsidRDefault="007E3154" w:rsidP="0015639F">
      <w:pPr>
        <w:numPr>
          <w:ilvl w:val="0"/>
          <w:numId w:val="1"/>
        </w:numPr>
        <w:spacing w:after="160" w:line="259" w:lineRule="auto"/>
        <w:jc w:val="both"/>
        <w:rPr>
          <w:del w:id="156" w:author="Author" w:date="2019-04-25T22:41:00Z"/>
          <w:rFonts w:ascii="Arial" w:eastAsia="Arial" w:hAnsi="Arial" w:cs="Arial"/>
          <w:sz w:val="20"/>
          <w:szCs w:val="20"/>
          <w:lang w:eastAsia="en-US"/>
        </w:rPr>
      </w:pPr>
      <w:del w:id="157" w:author="Author" w:date="2019-04-25T22:41:00Z">
        <w:r w:rsidRPr="007E3154" w:rsidDel="0015639F">
          <w:rPr>
            <w:rFonts w:ascii="Arial" w:eastAsia="Arial" w:hAnsi="Arial" w:cs="Arial"/>
            <w:sz w:val="20"/>
            <w:szCs w:val="20"/>
            <w:lang w:eastAsia="en-US"/>
          </w:rPr>
          <w:delText xml:space="preserve">Members of the Project engagement team will not discuss this engagement, or otherwise provide any information with respect to this engagement, or any other information obtained from </w:delText>
        </w:r>
        <w:r w:rsidR="004005C8" w:rsidDel="0015639F">
          <w:rPr>
            <w:rFonts w:ascii="Arial" w:eastAsia="Arial" w:hAnsi="Arial" w:cs="Arial"/>
            <w:sz w:val="20"/>
            <w:szCs w:val="20"/>
            <w:lang w:eastAsia="en-US"/>
          </w:rPr>
          <w:delText>Teachers’</w:delText>
        </w:r>
        <w:r w:rsidRPr="007E3154" w:rsidDel="0015639F">
          <w:rPr>
            <w:rFonts w:ascii="Arial" w:eastAsia="Arial" w:hAnsi="Arial" w:cs="Arial"/>
            <w:sz w:val="20"/>
            <w:szCs w:val="20"/>
            <w:lang w:eastAsia="en-US"/>
          </w:rPr>
          <w:delText xml:space="preserve">, or from a person on </w:delText>
        </w:r>
        <w:r w:rsidR="004005C8" w:rsidDel="0015639F">
          <w:rPr>
            <w:rFonts w:ascii="Arial" w:eastAsia="Arial" w:hAnsi="Arial" w:cs="Arial"/>
            <w:sz w:val="20"/>
            <w:szCs w:val="20"/>
            <w:lang w:eastAsia="en-US"/>
          </w:rPr>
          <w:delText>Teachers’</w:delText>
        </w:r>
        <w:r w:rsidR="00BA7295" w:rsidRPr="007E3154" w:rsidDel="0015639F">
          <w:rPr>
            <w:rFonts w:ascii="Arial" w:eastAsia="Arial" w:hAnsi="Arial" w:cs="Arial"/>
            <w:sz w:val="20"/>
            <w:szCs w:val="20"/>
            <w:lang w:eastAsia="en-US"/>
          </w:rPr>
          <w:delText xml:space="preserve"> </w:delText>
        </w:r>
        <w:r w:rsidRPr="007E3154" w:rsidDel="0015639F">
          <w:rPr>
            <w:rFonts w:ascii="Arial" w:eastAsia="Arial" w:hAnsi="Arial" w:cs="Arial"/>
            <w:sz w:val="20"/>
            <w:szCs w:val="20"/>
            <w:lang w:eastAsia="en-US"/>
          </w:rPr>
          <w:delText xml:space="preserve">behalf, as a consequence of being a member of the Project engagement team, with anyone outside of KPMG unless expressly permitted under the terms of </w:delText>
        </w:r>
        <w:r w:rsidR="0027029A" w:rsidDel="0015639F">
          <w:rPr>
            <w:rFonts w:ascii="Arial" w:eastAsia="Arial" w:hAnsi="Arial" w:cs="Arial"/>
            <w:sz w:val="20"/>
            <w:szCs w:val="20"/>
            <w:lang w:eastAsia="en-US"/>
          </w:rPr>
          <w:delText>th</w:delText>
        </w:r>
        <w:r w:rsidR="00F70A5D" w:rsidDel="0015639F">
          <w:rPr>
            <w:rFonts w:ascii="Arial" w:eastAsia="Arial" w:hAnsi="Arial" w:cs="Arial"/>
            <w:sz w:val="20"/>
            <w:szCs w:val="20"/>
            <w:lang w:eastAsia="en-US"/>
          </w:rPr>
          <w:delText>is</w:delText>
        </w:r>
        <w:r w:rsidR="0027029A" w:rsidDel="0015639F">
          <w:rPr>
            <w:rFonts w:ascii="Arial" w:eastAsia="Arial" w:hAnsi="Arial" w:cs="Arial"/>
            <w:sz w:val="20"/>
            <w:szCs w:val="20"/>
            <w:lang w:eastAsia="en-US"/>
          </w:rPr>
          <w:delText xml:space="preserve"> </w:delText>
        </w:r>
        <w:r w:rsidR="00F70A5D" w:rsidDel="0015639F">
          <w:rPr>
            <w:rFonts w:ascii="Arial" w:eastAsia="Arial" w:hAnsi="Arial" w:cs="Arial"/>
            <w:sz w:val="20"/>
            <w:szCs w:val="20"/>
            <w:lang w:eastAsia="en-US"/>
          </w:rPr>
          <w:delText>engagement</w:delText>
        </w:r>
        <w:r w:rsidR="00BA7295" w:rsidDel="0015639F">
          <w:rPr>
            <w:rFonts w:ascii="Arial" w:eastAsia="Arial" w:hAnsi="Arial" w:cs="Arial"/>
            <w:sz w:val="20"/>
            <w:szCs w:val="20"/>
            <w:lang w:eastAsia="en-US"/>
          </w:rPr>
          <w:delText>.</w:delText>
        </w:r>
      </w:del>
    </w:p>
    <w:p w:rsidR="007E3154" w:rsidRPr="007E3154" w:rsidDel="0015639F" w:rsidRDefault="007E3154" w:rsidP="0015639F">
      <w:pPr>
        <w:numPr>
          <w:ilvl w:val="0"/>
          <w:numId w:val="1"/>
        </w:numPr>
        <w:spacing w:after="160" w:line="259" w:lineRule="auto"/>
        <w:jc w:val="both"/>
        <w:rPr>
          <w:del w:id="158" w:author="Author" w:date="2019-04-25T22:41:00Z"/>
          <w:rFonts w:ascii="Arial" w:eastAsia="Arial" w:hAnsi="Arial" w:cs="Arial"/>
          <w:sz w:val="20"/>
          <w:szCs w:val="20"/>
          <w:lang w:eastAsia="en-US"/>
        </w:rPr>
      </w:pPr>
      <w:del w:id="159" w:author="Author" w:date="2019-04-25T22:41:00Z">
        <w:r w:rsidRPr="007E3154" w:rsidDel="0015639F">
          <w:rPr>
            <w:rFonts w:ascii="Arial" w:eastAsia="Arial" w:hAnsi="Arial" w:cs="Arial"/>
            <w:sz w:val="20"/>
            <w:szCs w:val="20"/>
            <w:lang w:eastAsia="en-US"/>
          </w:rPr>
          <w:delText xml:space="preserve">When permitted by the terms of the engagement, information </w:delText>
        </w:r>
        <w:r w:rsidR="00BA7295" w:rsidDel="0015639F">
          <w:rPr>
            <w:rFonts w:ascii="Arial" w:eastAsia="Arial" w:hAnsi="Arial" w:cs="Arial"/>
            <w:sz w:val="20"/>
            <w:szCs w:val="20"/>
            <w:lang w:eastAsia="en-US"/>
          </w:rPr>
          <w:delText>ob</w:delText>
        </w:r>
        <w:r w:rsidRPr="007E3154" w:rsidDel="0015639F">
          <w:rPr>
            <w:rFonts w:ascii="Arial" w:eastAsia="Arial" w:hAnsi="Arial" w:cs="Arial"/>
            <w:sz w:val="20"/>
            <w:szCs w:val="20"/>
            <w:lang w:eastAsia="en-US"/>
          </w:rPr>
          <w:delText>tained from, or access to, the information systems of the client or other parties will be subject to the terms and conditions established in the engagement letter or accompanying documents</w:delText>
        </w:r>
        <w:r w:rsidR="00BA7295" w:rsidDel="0015639F">
          <w:rPr>
            <w:rFonts w:ascii="Arial" w:eastAsia="Arial" w:hAnsi="Arial" w:cs="Arial"/>
            <w:sz w:val="20"/>
            <w:szCs w:val="20"/>
            <w:lang w:eastAsia="en-US"/>
          </w:rPr>
          <w:delText>.</w:delText>
        </w:r>
      </w:del>
    </w:p>
    <w:p w:rsidR="007E3154" w:rsidRPr="007E3154" w:rsidDel="0015639F" w:rsidRDefault="007E3154" w:rsidP="0015639F">
      <w:pPr>
        <w:jc w:val="both"/>
        <w:rPr>
          <w:del w:id="160" w:author="Author" w:date="2019-04-25T22:41:00Z"/>
          <w:rFonts w:ascii="Arial" w:eastAsia="Arial" w:hAnsi="Arial" w:cs="Arial"/>
          <w:sz w:val="20"/>
          <w:szCs w:val="20"/>
          <w:lang w:eastAsia="en-US"/>
        </w:rPr>
      </w:pPr>
      <w:del w:id="161" w:author="Author" w:date="2019-04-25T22:41:00Z">
        <w:r w:rsidRPr="007E3154" w:rsidDel="0015639F">
          <w:rPr>
            <w:rFonts w:ascii="Arial" w:eastAsia="Arial" w:hAnsi="Arial" w:cs="Arial"/>
            <w:sz w:val="20"/>
            <w:szCs w:val="20"/>
            <w:lang w:eastAsia="en-US"/>
          </w:rPr>
          <w:delText>All KPMG computer files, including working files during the course of the engagement, will incorporate access restrictions and will only be accessible by the members of the Project team. Information will only be stored or retained on KPMG mobile storage devices or portable computers as absolutely necessary (such as for transit to off-site locations) and will only be stored using appropriate encryption technology. Files should normally be saved and stored on secure servers, rather than on personal computers</w:delText>
        </w:r>
        <w:r w:rsidR="00BA7295" w:rsidDel="0015639F">
          <w:rPr>
            <w:rFonts w:ascii="Arial" w:eastAsia="Arial" w:hAnsi="Arial" w:cs="Arial"/>
            <w:sz w:val="20"/>
            <w:szCs w:val="20"/>
            <w:lang w:eastAsia="en-US"/>
          </w:rPr>
          <w:delText>.</w:delText>
        </w:r>
        <w:r w:rsidRPr="007E3154" w:rsidDel="0015639F">
          <w:rPr>
            <w:rFonts w:ascii="Arial" w:eastAsia="Arial" w:hAnsi="Arial" w:cs="Arial"/>
            <w:sz w:val="20"/>
            <w:szCs w:val="20"/>
            <w:lang w:eastAsia="en-US"/>
          </w:rPr>
          <w:delText xml:space="preserve"> </w:delText>
        </w:r>
      </w:del>
    </w:p>
    <w:p w:rsidR="007E3154" w:rsidRPr="007E3154" w:rsidDel="0015639F" w:rsidRDefault="007E3154" w:rsidP="0015639F">
      <w:pPr>
        <w:numPr>
          <w:ilvl w:val="0"/>
          <w:numId w:val="1"/>
        </w:numPr>
        <w:spacing w:after="160" w:line="259" w:lineRule="auto"/>
        <w:jc w:val="both"/>
        <w:rPr>
          <w:del w:id="162" w:author="Author" w:date="2019-04-25T22:41:00Z"/>
          <w:rFonts w:ascii="Arial" w:eastAsia="Arial" w:hAnsi="Arial" w:cs="Arial"/>
          <w:sz w:val="20"/>
          <w:szCs w:val="20"/>
          <w:lang w:eastAsia="en-US"/>
        </w:rPr>
      </w:pPr>
      <w:del w:id="163" w:author="Author" w:date="2019-04-25T22:41:00Z">
        <w:r w:rsidRPr="007E3154" w:rsidDel="0015639F">
          <w:rPr>
            <w:rFonts w:ascii="Arial" w:eastAsia="Arial" w:hAnsi="Arial" w:cs="Arial"/>
            <w:sz w:val="20"/>
            <w:szCs w:val="20"/>
            <w:lang w:eastAsia="en-US"/>
          </w:rPr>
          <w:delText>Hard copy materials containing sensitive or other identifying information should be secured any time that the work area is unsupervised. Similarly, computers should be locked or closed any time the work area is unsupervised</w:delText>
        </w:r>
        <w:r w:rsidR="00FF3E4B" w:rsidDel="0015639F">
          <w:rPr>
            <w:rFonts w:ascii="Arial" w:eastAsia="Arial" w:hAnsi="Arial" w:cs="Arial"/>
            <w:sz w:val="20"/>
            <w:szCs w:val="20"/>
            <w:lang w:eastAsia="en-US"/>
          </w:rPr>
          <w:delText>.</w:delText>
        </w:r>
      </w:del>
    </w:p>
    <w:p w:rsidR="007E3154" w:rsidRPr="007E3154" w:rsidDel="0015639F" w:rsidRDefault="007E3154" w:rsidP="0015639F">
      <w:pPr>
        <w:numPr>
          <w:ilvl w:val="0"/>
          <w:numId w:val="1"/>
        </w:numPr>
        <w:spacing w:after="160" w:line="259" w:lineRule="auto"/>
        <w:jc w:val="both"/>
        <w:rPr>
          <w:del w:id="164" w:author="Author" w:date="2019-04-25T22:41:00Z"/>
          <w:rFonts w:ascii="Arial" w:eastAsia="Arial" w:hAnsi="Arial" w:cs="Arial"/>
          <w:sz w:val="20"/>
          <w:szCs w:val="20"/>
          <w:lang w:eastAsia="en-US"/>
        </w:rPr>
      </w:pPr>
      <w:del w:id="165" w:author="Author" w:date="2019-04-25T22:41:00Z">
        <w:r w:rsidRPr="007E3154" w:rsidDel="0015639F">
          <w:rPr>
            <w:rFonts w:ascii="Arial" w:eastAsia="Arial" w:hAnsi="Arial" w:cs="Arial"/>
            <w:sz w:val="20"/>
            <w:szCs w:val="20"/>
            <w:lang w:eastAsia="en-US"/>
          </w:rPr>
          <w:delText>The “project code name”, rather than any identifying names, will be used for all internal purposes, where possib</w:delText>
        </w:r>
        <w:r w:rsidR="00FF3E4B" w:rsidDel="0015639F">
          <w:rPr>
            <w:rFonts w:ascii="Arial" w:eastAsia="Arial" w:hAnsi="Arial" w:cs="Arial"/>
            <w:sz w:val="20"/>
            <w:szCs w:val="20"/>
            <w:lang w:eastAsia="en-US"/>
          </w:rPr>
          <w:delText>le,</w:delText>
        </w:r>
        <w:r w:rsidRPr="007E3154" w:rsidDel="0015639F">
          <w:rPr>
            <w:rFonts w:ascii="Arial" w:eastAsia="Arial" w:hAnsi="Arial" w:cs="Arial"/>
            <w:sz w:val="20"/>
            <w:szCs w:val="20"/>
            <w:lang w:eastAsia="en-US"/>
          </w:rPr>
          <w:delText xml:space="preserve"> such as discussions, scheduling, approvals, and engagement acceptance documentation</w:delText>
        </w:r>
        <w:r w:rsidR="00F43B47" w:rsidDel="0015639F">
          <w:rPr>
            <w:rFonts w:ascii="Arial" w:eastAsia="Arial" w:hAnsi="Arial" w:cs="Arial"/>
            <w:sz w:val="20"/>
            <w:szCs w:val="20"/>
            <w:lang w:eastAsia="en-US"/>
          </w:rPr>
          <w:delText>.</w:delText>
        </w:r>
      </w:del>
    </w:p>
    <w:p w:rsidR="007E3154" w:rsidRPr="007E3154" w:rsidDel="0015639F" w:rsidRDefault="007E3154" w:rsidP="0015639F">
      <w:pPr>
        <w:numPr>
          <w:ilvl w:val="0"/>
          <w:numId w:val="1"/>
        </w:numPr>
        <w:spacing w:after="160" w:line="259" w:lineRule="auto"/>
        <w:jc w:val="both"/>
        <w:rPr>
          <w:del w:id="166" w:author="Author" w:date="2019-04-25T22:41:00Z"/>
          <w:rFonts w:ascii="Arial" w:eastAsia="Arial" w:hAnsi="Arial" w:cs="Arial"/>
          <w:sz w:val="20"/>
          <w:szCs w:val="20"/>
          <w:lang w:eastAsia="en-US"/>
        </w:rPr>
      </w:pPr>
      <w:del w:id="167" w:author="Author" w:date="2019-04-25T22:41:00Z">
        <w:r w:rsidRPr="007E3154" w:rsidDel="0015639F">
          <w:rPr>
            <w:rFonts w:ascii="Arial" w:eastAsia="Arial" w:hAnsi="Arial" w:cs="Arial"/>
            <w:sz w:val="20"/>
            <w:szCs w:val="20"/>
            <w:lang w:eastAsia="en-US"/>
          </w:rPr>
          <w:delText>By signing this Compliance Certificate, the members of the engagement team</w:delText>
        </w:r>
        <w:r w:rsidR="00BA7295" w:rsidDel="0015639F">
          <w:rPr>
            <w:rFonts w:ascii="Arial" w:eastAsia="Arial" w:hAnsi="Arial" w:cs="Arial"/>
            <w:sz w:val="20"/>
            <w:szCs w:val="20"/>
            <w:lang w:eastAsia="en-US"/>
          </w:rPr>
          <w:delText xml:space="preserve"> confirm that they</w:delText>
        </w:r>
        <w:r w:rsidRPr="007E3154" w:rsidDel="0015639F">
          <w:rPr>
            <w:rFonts w:ascii="Arial" w:eastAsia="Arial" w:hAnsi="Arial" w:cs="Arial"/>
            <w:sz w:val="20"/>
            <w:szCs w:val="20"/>
            <w:lang w:eastAsia="en-US"/>
          </w:rPr>
          <w:delText xml:space="preserve">, or their direct family members, do not have any financial interest (direct, or material indirect) in any of the parties revealed by confidential </w:delText>
        </w:r>
        <w:r w:rsidR="007C0658" w:rsidDel="0015639F">
          <w:rPr>
            <w:rFonts w:ascii="Arial" w:eastAsia="Arial" w:hAnsi="Arial" w:cs="Arial"/>
            <w:sz w:val="20"/>
            <w:szCs w:val="20"/>
            <w:lang w:eastAsia="en-US"/>
          </w:rPr>
          <w:delText>Teachers’</w:delText>
        </w:r>
        <w:r w:rsidRPr="007E3154" w:rsidDel="0015639F">
          <w:rPr>
            <w:rFonts w:ascii="Arial" w:eastAsia="Arial" w:hAnsi="Arial" w:cs="Arial"/>
            <w:sz w:val="20"/>
            <w:szCs w:val="20"/>
            <w:lang w:eastAsia="en-US"/>
          </w:rPr>
          <w:delText xml:space="preserve"> information, prior the commencement of their involvement in the engagement. No members of the engagement team, or their direct family members, will buy or sell any direct financial interest in such parties for the duration of the engagement (i.e. until the information held by them is no longer “material non-public information”). Compliance with these restrictions are subject to review during the periodic audits of compliance with KPMG policies on employee holdings of financial interests</w:delText>
        </w:r>
        <w:r w:rsidR="00F43B47" w:rsidDel="0015639F">
          <w:rPr>
            <w:rFonts w:ascii="Arial" w:eastAsia="Arial" w:hAnsi="Arial" w:cs="Arial"/>
            <w:sz w:val="20"/>
            <w:szCs w:val="20"/>
            <w:lang w:eastAsia="en-US"/>
          </w:rPr>
          <w:delText>.</w:delText>
        </w:r>
      </w:del>
    </w:p>
    <w:p w:rsidR="007E3154" w:rsidRPr="007E3154" w:rsidDel="0015639F" w:rsidRDefault="007E3154" w:rsidP="0015639F">
      <w:pPr>
        <w:numPr>
          <w:ilvl w:val="0"/>
          <w:numId w:val="1"/>
        </w:numPr>
        <w:spacing w:after="160" w:line="259" w:lineRule="auto"/>
        <w:jc w:val="both"/>
        <w:rPr>
          <w:del w:id="168" w:author="Author" w:date="2019-04-25T22:41:00Z"/>
          <w:rFonts w:ascii="Arial" w:eastAsia="Arial" w:hAnsi="Arial" w:cs="Arial"/>
          <w:sz w:val="20"/>
          <w:szCs w:val="20"/>
          <w:lang w:eastAsia="en-US"/>
        </w:rPr>
      </w:pPr>
      <w:del w:id="169" w:author="Author" w:date="2019-04-25T22:41:00Z">
        <w:r w:rsidRPr="007E3154" w:rsidDel="0015639F">
          <w:rPr>
            <w:rFonts w:ascii="Arial" w:eastAsia="Arial" w:hAnsi="Arial" w:cs="Arial"/>
            <w:sz w:val="20"/>
            <w:szCs w:val="20"/>
            <w:lang w:eastAsia="en-US"/>
          </w:rPr>
          <w:delText xml:space="preserve">Compliance with all of the processes and procedures in this Compliance Certificate may be reviewed in conjunction with our </w:delText>
        </w:r>
        <w:r w:rsidR="002223CC" w:rsidDel="0015639F">
          <w:rPr>
            <w:rFonts w:ascii="Arial" w:eastAsia="Arial" w:hAnsi="Arial" w:cs="Arial"/>
            <w:sz w:val="20"/>
            <w:szCs w:val="20"/>
            <w:lang w:eastAsia="en-US"/>
          </w:rPr>
          <w:delText>reg</w:delText>
        </w:r>
        <w:r w:rsidR="007B25EF" w:rsidDel="0015639F">
          <w:rPr>
            <w:rFonts w:ascii="Arial" w:eastAsia="Arial" w:hAnsi="Arial" w:cs="Arial"/>
            <w:sz w:val="20"/>
            <w:szCs w:val="20"/>
            <w:lang w:eastAsia="en-US"/>
          </w:rPr>
          <w:delText>ular</w:delText>
        </w:r>
        <w:r w:rsidR="00EB14EB" w:rsidDel="0015639F">
          <w:rPr>
            <w:rFonts w:ascii="Arial" w:eastAsia="Arial" w:hAnsi="Arial" w:cs="Arial"/>
            <w:sz w:val="20"/>
            <w:szCs w:val="20"/>
            <w:lang w:eastAsia="en-US"/>
          </w:rPr>
          <w:delText xml:space="preserve"> </w:delText>
        </w:r>
        <w:r w:rsidRPr="007E3154" w:rsidDel="0015639F">
          <w:rPr>
            <w:rFonts w:ascii="Arial" w:eastAsia="Arial" w:hAnsi="Arial" w:cs="Arial"/>
            <w:sz w:val="20"/>
            <w:szCs w:val="20"/>
            <w:lang w:eastAsia="en-US"/>
          </w:rPr>
          <w:delText>quality control review processes (QPR) or through additional spot check processes as determined by the Canadian Managing Partner, Quality and Risk Management.</w:delText>
        </w:r>
      </w:del>
    </w:p>
    <w:p w:rsidR="007E3154" w:rsidRPr="007E3154" w:rsidDel="0015639F" w:rsidRDefault="007E3154" w:rsidP="0015639F">
      <w:pPr>
        <w:spacing w:after="0" w:line="240" w:lineRule="auto"/>
        <w:rPr>
          <w:del w:id="170" w:author="Author" w:date="2019-04-25T22:41:00Z"/>
          <w:rFonts w:ascii="Arial" w:eastAsia="Times New Roman" w:hAnsi="Arial" w:cs="Arial"/>
          <w:sz w:val="20"/>
          <w:szCs w:val="20"/>
          <w:lang w:val="en-CA" w:eastAsia="en-US"/>
        </w:rPr>
      </w:pPr>
    </w:p>
    <w:p w:rsidR="007E3154" w:rsidRPr="007E3154" w:rsidDel="0015639F" w:rsidRDefault="007E3154" w:rsidP="0015639F">
      <w:pPr>
        <w:spacing w:after="0" w:line="240" w:lineRule="auto"/>
        <w:rPr>
          <w:del w:id="171" w:author="Author" w:date="2019-04-25T22:41:00Z"/>
          <w:rFonts w:ascii="Arial" w:eastAsia="Times New Roman" w:hAnsi="Arial" w:cs="Arial"/>
          <w:b/>
          <w:sz w:val="20"/>
          <w:szCs w:val="20"/>
          <w:u w:val="single"/>
          <w:lang w:val="en-CA" w:eastAsia="en-US"/>
        </w:rPr>
      </w:pPr>
      <w:del w:id="172" w:author="Author" w:date="2019-04-25T22:41:00Z">
        <w:r w:rsidRPr="007E3154" w:rsidDel="0015639F">
          <w:rPr>
            <w:rFonts w:ascii="Arial" w:eastAsia="Times New Roman" w:hAnsi="Arial" w:cs="Arial"/>
            <w:b/>
            <w:sz w:val="20"/>
            <w:szCs w:val="20"/>
            <w:u w:val="single"/>
            <w:lang w:val="en-CA" w:eastAsia="en-US"/>
          </w:rPr>
          <w:delText xml:space="preserve">Project Engagement team members </w:delText>
        </w:r>
      </w:del>
    </w:p>
    <w:p w:rsidR="007E3154" w:rsidRPr="007E3154" w:rsidDel="0015639F" w:rsidRDefault="007E3154" w:rsidP="0015639F">
      <w:pPr>
        <w:spacing w:after="0" w:line="240" w:lineRule="auto"/>
        <w:rPr>
          <w:del w:id="173" w:author="Author" w:date="2019-04-25T22:41:00Z"/>
          <w:rFonts w:ascii="Arial" w:eastAsia="Times New Roman" w:hAnsi="Arial" w:cs="Arial"/>
          <w:b/>
          <w:sz w:val="20"/>
          <w:szCs w:val="20"/>
          <w:u w:val="single"/>
          <w:lang w:val="en-CA" w:eastAsia="en-US"/>
        </w:rPr>
      </w:pPr>
    </w:p>
    <w:p w:rsidR="007E3154" w:rsidRPr="007E3154" w:rsidDel="0015639F" w:rsidRDefault="007E3154" w:rsidP="0015639F">
      <w:pPr>
        <w:spacing w:after="0" w:line="240" w:lineRule="auto"/>
        <w:rPr>
          <w:del w:id="174" w:author="Author" w:date="2019-04-25T22:41:00Z"/>
          <w:rFonts w:ascii="Arial" w:eastAsia="Times New Roman" w:hAnsi="Arial" w:cs="Arial"/>
          <w:b/>
          <w:i/>
          <w:sz w:val="20"/>
          <w:szCs w:val="20"/>
          <w:u w:val="single"/>
          <w:lang w:val="en-CA" w:eastAsia="en-US"/>
        </w:rPr>
      </w:pPr>
      <w:del w:id="175" w:author="Author" w:date="2019-04-25T22:41:00Z">
        <w:r w:rsidRPr="007E3154" w:rsidDel="0015639F">
          <w:rPr>
            <w:rFonts w:ascii="Arial" w:eastAsia="Times New Roman" w:hAnsi="Arial" w:cs="Arial"/>
            <w:b/>
            <w:i/>
            <w:sz w:val="20"/>
            <w:szCs w:val="20"/>
            <w:u w:val="single"/>
            <w:lang w:val="en-CA" w:eastAsia="en-US"/>
          </w:rPr>
          <w:delText>By signing below, I certify that have read and accept the above undertakings</w:delText>
        </w:r>
      </w:del>
    </w:p>
    <w:p w:rsidR="007E3154" w:rsidRPr="007E3154" w:rsidDel="0015639F" w:rsidRDefault="007E3154" w:rsidP="0015639F">
      <w:pPr>
        <w:spacing w:after="0" w:line="240" w:lineRule="auto"/>
        <w:rPr>
          <w:del w:id="176" w:author="Author" w:date="2019-04-25T22:41:00Z"/>
          <w:rFonts w:ascii="Arial" w:eastAsia="Times New Roman" w:hAnsi="Arial" w:cs="Arial"/>
          <w:b/>
          <w:sz w:val="20"/>
          <w:szCs w:val="20"/>
          <w:u w:val="single"/>
          <w:lang w:val="en-CA" w:eastAsia="en-US"/>
        </w:rPr>
      </w:pPr>
    </w:p>
    <w:tbl>
      <w:tblPr>
        <w:tblStyle w:val="TableGrid4"/>
        <w:tblW w:w="0" w:type="auto"/>
        <w:tblLook w:val="04A0" w:firstRow="1" w:lastRow="0" w:firstColumn="1" w:lastColumn="0" w:noHBand="0" w:noVBand="1"/>
      </w:tblPr>
      <w:tblGrid>
        <w:gridCol w:w="3047"/>
        <w:gridCol w:w="3633"/>
        <w:gridCol w:w="2405"/>
      </w:tblGrid>
      <w:tr w:rsidR="007E3154" w:rsidRPr="007E3154" w:rsidDel="0015639F" w:rsidTr="00C8114A">
        <w:trPr>
          <w:del w:id="177" w:author="Author" w:date="2019-04-25T22:41:00Z"/>
        </w:trPr>
        <w:tc>
          <w:tcPr>
            <w:tcW w:w="3047" w:type="dxa"/>
          </w:tcPr>
          <w:p w:rsidR="007E3154" w:rsidRPr="007E3154" w:rsidDel="0015639F" w:rsidRDefault="007E3154" w:rsidP="0015639F">
            <w:pPr>
              <w:rPr>
                <w:del w:id="178" w:author="Author" w:date="2019-04-25T22:41:00Z"/>
                <w:rFonts w:ascii="Arial" w:hAnsi="Arial" w:cs="Arial"/>
                <w:b/>
                <w:lang w:eastAsia="en-US"/>
              </w:rPr>
            </w:pPr>
            <w:del w:id="179" w:author="Author" w:date="2019-04-25T22:41:00Z">
              <w:r w:rsidRPr="007E3154" w:rsidDel="0015639F">
                <w:rPr>
                  <w:rFonts w:ascii="Arial" w:hAnsi="Arial" w:cs="Arial"/>
                  <w:b/>
                  <w:lang w:eastAsia="en-US"/>
                </w:rPr>
                <w:delText>Name</w:delText>
              </w:r>
            </w:del>
          </w:p>
        </w:tc>
        <w:tc>
          <w:tcPr>
            <w:tcW w:w="3633" w:type="dxa"/>
          </w:tcPr>
          <w:p w:rsidR="007E3154" w:rsidRPr="007E3154" w:rsidDel="0015639F" w:rsidRDefault="007E3154" w:rsidP="0015639F">
            <w:pPr>
              <w:rPr>
                <w:del w:id="180" w:author="Author" w:date="2019-04-25T22:41:00Z"/>
                <w:rFonts w:ascii="Arial" w:hAnsi="Arial" w:cs="Arial"/>
                <w:b/>
                <w:lang w:eastAsia="en-US"/>
              </w:rPr>
            </w:pPr>
            <w:del w:id="181" w:author="Author" w:date="2019-04-25T22:41:00Z">
              <w:r w:rsidRPr="007E3154" w:rsidDel="0015639F">
                <w:rPr>
                  <w:rFonts w:ascii="Arial" w:hAnsi="Arial" w:cs="Arial"/>
                  <w:b/>
                  <w:lang w:eastAsia="en-US"/>
                </w:rPr>
                <w:delText>Signature</w:delText>
              </w:r>
            </w:del>
          </w:p>
        </w:tc>
        <w:tc>
          <w:tcPr>
            <w:tcW w:w="2405" w:type="dxa"/>
          </w:tcPr>
          <w:p w:rsidR="007E3154" w:rsidRPr="007E3154" w:rsidDel="0015639F" w:rsidRDefault="007E3154" w:rsidP="0015639F">
            <w:pPr>
              <w:rPr>
                <w:del w:id="182" w:author="Author" w:date="2019-04-25T22:41:00Z"/>
                <w:rFonts w:ascii="Arial" w:hAnsi="Arial" w:cs="Arial"/>
                <w:b/>
                <w:lang w:eastAsia="en-US"/>
              </w:rPr>
            </w:pPr>
            <w:del w:id="183" w:author="Author" w:date="2019-04-25T22:41:00Z">
              <w:r w:rsidRPr="007E3154" w:rsidDel="0015639F">
                <w:rPr>
                  <w:rFonts w:ascii="Arial" w:hAnsi="Arial" w:cs="Arial"/>
                  <w:b/>
                  <w:lang w:eastAsia="en-US"/>
                </w:rPr>
                <w:delText>Date</w:delText>
              </w:r>
            </w:del>
          </w:p>
        </w:tc>
      </w:tr>
      <w:tr w:rsidR="007E3154" w:rsidRPr="007E3154" w:rsidDel="0015639F" w:rsidTr="00F558A9">
        <w:trPr>
          <w:trHeight w:val="432"/>
          <w:del w:id="184" w:author="Author" w:date="2019-04-25T22:41:00Z"/>
        </w:trPr>
        <w:tc>
          <w:tcPr>
            <w:tcW w:w="3047" w:type="dxa"/>
          </w:tcPr>
          <w:p w:rsidR="007E3154" w:rsidRPr="007E3154" w:rsidDel="0015639F" w:rsidRDefault="007E3154" w:rsidP="0015639F">
            <w:pPr>
              <w:rPr>
                <w:del w:id="185" w:author="Author" w:date="2019-04-25T22:41:00Z"/>
                <w:rFonts w:ascii="Arial" w:hAnsi="Arial" w:cs="Arial"/>
                <w:lang w:eastAsia="en-US"/>
              </w:rPr>
            </w:pPr>
          </w:p>
        </w:tc>
        <w:tc>
          <w:tcPr>
            <w:tcW w:w="3633" w:type="dxa"/>
          </w:tcPr>
          <w:p w:rsidR="007E3154" w:rsidRPr="007E3154" w:rsidDel="0015639F" w:rsidRDefault="007E3154" w:rsidP="0015639F">
            <w:pPr>
              <w:rPr>
                <w:del w:id="186" w:author="Author" w:date="2019-04-25T22:41:00Z"/>
                <w:rFonts w:ascii="Arial" w:hAnsi="Arial" w:cs="Arial"/>
                <w:lang w:eastAsia="en-US"/>
              </w:rPr>
            </w:pPr>
          </w:p>
        </w:tc>
        <w:tc>
          <w:tcPr>
            <w:tcW w:w="2405" w:type="dxa"/>
          </w:tcPr>
          <w:p w:rsidR="007E3154" w:rsidRPr="007E3154" w:rsidDel="0015639F" w:rsidRDefault="007E3154" w:rsidP="0015639F">
            <w:pPr>
              <w:rPr>
                <w:del w:id="187" w:author="Author" w:date="2019-04-25T22:41:00Z"/>
                <w:rFonts w:ascii="Arial" w:hAnsi="Arial" w:cs="Arial"/>
                <w:lang w:eastAsia="en-US"/>
              </w:rPr>
            </w:pPr>
          </w:p>
        </w:tc>
      </w:tr>
      <w:tr w:rsidR="007E3154" w:rsidRPr="007E3154" w:rsidDel="0015639F" w:rsidTr="00F558A9">
        <w:trPr>
          <w:trHeight w:val="432"/>
          <w:del w:id="188" w:author="Author" w:date="2019-04-25T22:41:00Z"/>
        </w:trPr>
        <w:tc>
          <w:tcPr>
            <w:tcW w:w="3047" w:type="dxa"/>
          </w:tcPr>
          <w:p w:rsidR="007E3154" w:rsidRPr="007E3154" w:rsidDel="0015639F" w:rsidRDefault="007E3154" w:rsidP="0015639F">
            <w:pPr>
              <w:rPr>
                <w:del w:id="189" w:author="Author" w:date="2019-04-25T22:41:00Z"/>
                <w:rFonts w:ascii="Arial" w:hAnsi="Arial" w:cs="Arial"/>
                <w:lang w:eastAsia="en-US"/>
              </w:rPr>
            </w:pPr>
          </w:p>
        </w:tc>
        <w:tc>
          <w:tcPr>
            <w:tcW w:w="3633" w:type="dxa"/>
          </w:tcPr>
          <w:p w:rsidR="007E3154" w:rsidRPr="007E3154" w:rsidDel="0015639F" w:rsidRDefault="007E3154" w:rsidP="0015639F">
            <w:pPr>
              <w:rPr>
                <w:del w:id="190" w:author="Author" w:date="2019-04-25T22:41:00Z"/>
                <w:rFonts w:ascii="Arial" w:hAnsi="Arial" w:cs="Arial"/>
                <w:lang w:eastAsia="en-US"/>
              </w:rPr>
            </w:pPr>
          </w:p>
        </w:tc>
        <w:tc>
          <w:tcPr>
            <w:tcW w:w="2405" w:type="dxa"/>
          </w:tcPr>
          <w:p w:rsidR="007E3154" w:rsidRPr="007E3154" w:rsidDel="0015639F" w:rsidRDefault="007E3154" w:rsidP="0015639F">
            <w:pPr>
              <w:rPr>
                <w:del w:id="191" w:author="Author" w:date="2019-04-25T22:41:00Z"/>
                <w:rFonts w:ascii="Arial" w:hAnsi="Arial" w:cs="Arial"/>
                <w:lang w:eastAsia="en-US"/>
              </w:rPr>
            </w:pPr>
          </w:p>
        </w:tc>
      </w:tr>
      <w:tr w:rsidR="007E3154" w:rsidRPr="007E3154" w:rsidDel="0015639F" w:rsidTr="00F558A9">
        <w:trPr>
          <w:trHeight w:val="432"/>
          <w:del w:id="192" w:author="Author" w:date="2019-04-25T22:41:00Z"/>
        </w:trPr>
        <w:tc>
          <w:tcPr>
            <w:tcW w:w="3047" w:type="dxa"/>
          </w:tcPr>
          <w:p w:rsidR="007E3154" w:rsidRPr="007E3154" w:rsidDel="0015639F" w:rsidRDefault="007E3154" w:rsidP="0015639F">
            <w:pPr>
              <w:rPr>
                <w:del w:id="193" w:author="Author" w:date="2019-04-25T22:41:00Z"/>
                <w:rFonts w:ascii="Arial" w:hAnsi="Arial" w:cs="Arial"/>
                <w:lang w:eastAsia="en-US"/>
              </w:rPr>
            </w:pPr>
          </w:p>
        </w:tc>
        <w:tc>
          <w:tcPr>
            <w:tcW w:w="3633" w:type="dxa"/>
          </w:tcPr>
          <w:p w:rsidR="007E3154" w:rsidRPr="007E3154" w:rsidDel="0015639F" w:rsidRDefault="007E3154" w:rsidP="0015639F">
            <w:pPr>
              <w:rPr>
                <w:del w:id="194" w:author="Author" w:date="2019-04-25T22:41:00Z"/>
                <w:rFonts w:ascii="Arial" w:hAnsi="Arial" w:cs="Arial"/>
                <w:lang w:eastAsia="en-US"/>
              </w:rPr>
            </w:pPr>
          </w:p>
        </w:tc>
        <w:tc>
          <w:tcPr>
            <w:tcW w:w="2405" w:type="dxa"/>
          </w:tcPr>
          <w:p w:rsidR="007E3154" w:rsidRPr="007E3154" w:rsidDel="0015639F" w:rsidRDefault="007E3154" w:rsidP="0015639F">
            <w:pPr>
              <w:rPr>
                <w:del w:id="195" w:author="Author" w:date="2019-04-25T22:41:00Z"/>
                <w:rFonts w:ascii="Arial" w:hAnsi="Arial" w:cs="Arial"/>
                <w:lang w:eastAsia="en-US"/>
              </w:rPr>
            </w:pPr>
          </w:p>
        </w:tc>
      </w:tr>
      <w:tr w:rsidR="007E3154" w:rsidRPr="007E3154" w:rsidDel="0015639F" w:rsidTr="00F558A9">
        <w:trPr>
          <w:trHeight w:val="432"/>
          <w:del w:id="196" w:author="Author" w:date="2019-04-25T22:41:00Z"/>
        </w:trPr>
        <w:tc>
          <w:tcPr>
            <w:tcW w:w="3047" w:type="dxa"/>
          </w:tcPr>
          <w:p w:rsidR="007E3154" w:rsidRPr="007E3154" w:rsidDel="0015639F" w:rsidRDefault="007E3154" w:rsidP="0015639F">
            <w:pPr>
              <w:rPr>
                <w:del w:id="197" w:author="Author" w:date="2019-04-25T22:41:00Z"/>
                <w:rFonts w:ascii="Arial" w:hAnsi="Arial" w:cs="Arial"/>
                <w:lang w:eastAsia="en-US"/>
              </w:rPr>
            </w:pPr>
          </w:p>
        </w:tc>
        <w:tc>
          <w:tcPr>
            <w:tcW w:w="3633" w:type="dxa"/>
          </w:tcPr>
          <w:p w:rsidR="007E3154" w:rsidRPr="007E3154" w:rsidDel="0015639F" w:rsidRDefault="007E3154" w:rsidP="0015639F">
            <w:pPr>
              <w:rPr>
                <w:del w:id="198" w:author="Author" w:date="2019-04-25T22:41:00Z"/>
                <w:rFonts w:ascii="Arial" w:hAnsi="Arial" w:cs="Arial"/>
                <w:lang w:eastAsia="en-US"/>
              </w:rPr>
            </w:pPr>
          </w:p>
        </w:tc>
        <w:tc>
          <w:tcPr>
            <w:tcW w:w="2405" w:type="dxa"/>
          </w:tcPr>
          <w:p w:rsidR="007E3154" w:rsidRPr="007E3154" w:rsidDel="0015639F" w:rsidRDefault="007E3154" w:rsidP="0015639F">
            <w:pPr>
              <w:rPr>
                <w:del w:id="199" w:author="Author" w:date="2019-04-25T22:41:00Z"/>
                <w:rFonts w:ascii="Arial" w:hAnsi="Arial" w:cs="Arial"/>
                <w:lang w:eastAsia="en-US"/>
              </w:rPr>
            </w:pPr>
          </w:p>
        </w:tc>
      </w:tr>
    </w:tbl>
    <w:p w:rsidR="00C25D82" w:rsidRPr="00A151B2" w:rsidDel="0015639F" w:rsidRDefault="00F558A9" w:rsidP="0015639F">
      <w:pPr>
        <w:tabs>
          <w:tab w:val="left" w:pos="5760"/>
          <w:tab w:val="left" w:pos="6660"/>
        </w:tabs>
        <w:spacing w:after="0" w:line="240" w:lineRule="auto"/>
        <w:rPr>
          <w:del w:id="200" w:author="Author" w:date="2019-04-25T22:41:00Z"/>
          <w:rFonts w:ascii="Arial" w:hAnsi="Arial" w:cs="Arial"/>
          <w:sz w:val="20"/>
          <w:szCs w:val="20"/>
        </w:rPr>
      </w:pPr>
      <w:del w:id="201" w:author="Author" w:date="2019-04-25T22:41:00Z">
        <w:r w:rsidDel="0015639F">
          <w:rPr>
            <w:rFonts w:ascii="Arial" w:hAnsi="Arial" w:cs="Arial"/>
            <w:sz w:val="20"/>
            <w:szCs w:val="20"/>
          </w:rPr>
          <w:br/>
        </w:r>
      </w:del>
    </w:p>
    <w:p w:rsidR="00C25D82" w:rsidRPr="00F80E19" w:rsidRDefault="00C25D82" w:rsidP="0015639F">
      <w:pPr>
        <w:pStyle w:val="Heading1"/>
        <w:rPr>
          <w:rPrChange w:id="202" w:author="Author" w:date="2019-04-09T10:57:00Z">
            <w:rPr>
              <w:b w:val="0"/>
            </w:rPr>
          </w:rPrChange>
        </w:rPr>
        <w:pPrChange w:id="203" w:author="Author" w:date="2019-04-25T22:41:00Z">
          <w:pPr>
            <w:pStyle w:val="Heading1"/>
            <w:jc w:val="center"/>
          </w:pPr>
        </w:pPrChange>
      </w:pPr>
      <w:r w:rsidRPr="00F80E19">
        <w:rPr>
          <w:rPrChange w:id="204" w:author="Author" w:date="2019-04-09T10:57:00Z">
            <w:rPr>
              <w:b w:val="0"/>
            </w:rPr>
          </w:rPrChange>
        </w:rPr>
        <w:t xml:space="preserve">Appendix </w:t>
      </w:r>
      <w:r w:rsidR="00C51A79" w:rsidRPr="00F80E19">
        <w:rPr>
          <w:rPrChange w:id="205" w:author="Author" w:date="2019-04-09T10:57:00Z">
            <w:rPr>
              <w:b w:val="0"/>
            </w:rPr>
          </w:rPrChange>
        </w:rPr>
        <w:t>I</w:t>
      </w:r>
      <w:r w:rsidRPr="00F80E19">
        <w:rPr>
          <w:rPrChange w:id="206" w:author="Author" w:date="2019-04-09T10:57:00Z">
            <w:rPr>
              <w:b w:val="0"/>
            </w:rPr>
          </w:rPrChange>
        </w:rPr>
        <w:t>I</w:t>
      </w:r>
    </w:p>
    <w:p w:rsidR="009B1D93" w:rsidRPr="00840E67" w:rsidRDefault="009B1D93" w:rsidP="009B1D93">
      <w:pPr>
        <w:spacing w:after="120"/>
        <w:jc w:val="center"/>
        <w:rPr>
          <w:rFonts w:ascii="Arial" w:hAnsi="Arial" w:cs="Arial"/>
          <w:b/>
          <w:bCs/>
          <w:sz w:val="20"/>
          <w:lang w:val="en-CA"/>
        </w:rPr>
      </w:pPr>
      <w:bookmarkStart w:id="207" w:name="_GoBack"/>
      <w:bookmarkEnd w:id="207"/>
      <w:r w:rsidRPr="00840E67">
        <w:rPr>
          <w:rFonts w:ascii="Arial" w:hAnsi="Arial" w:cs="Arial"/>
          <w:b/>
          <w:bCs/>
          <w:sz w:val="20"/>
          <w:lang w:val="en-CA"/>
        </w:rPr>
        <w:t>TRANSACTION SERVICES WORKPLAN</w:t>
      </w:r>
    </w:p>
    <w:p w:rsidR="009B1D93" w:rsidRPr="00840E67" w:rsidRDefault="009B1D93" w:rsidP="009B1D93">
      <w:pPr>
        <w:pStyle w:val="BodyText"/>
        <w:keepNext/>
        <w:rPr>
          <w:rFonts w:ascii="Arial" w:hAnsi="Arial" w:cs="Arial"/>
          <w:b/>
          <w:i/>
          <w:iCs/>
          <w:sz w:val="20"/>
        </w:rPr>
      </w:pPr>
      <w:r w:rsidRPr="00840E67">
        <w:rPr>
          <w:rFonts w:ascii="Arial" w:hAnsi="Arial" w:cs="Arial"/>
          <w:i/>
          <w:iCs/>
          <w:sz w:val="20"/>
        </w:rPr>
        <w:t>Unless otherwise noted, our work will concentrate on financial information for the last three fiscal years (“FY1</w:t>
      </w:r>
      <w:r w:rsidR="001E3228">
        <w:rPr>
          <w:rFonts w:ascii="Arial" w:hAnsi="Arial" w:cs="Arial"/>
          <w:i/>
          <w:iCs/>
          <w:sz w:val="20"/>
        </w:rPr>
        <w:t>6</w:t>
      </w:r>
      <w:r w:rsidRPr="00840E67">
        <w:rPr>
          <w:rFonts w:ascii="Arial" w:hAnsi="Arial" w:cs="Arial"/>
          <w:i/>
          <w:iCs/>
          <w:sz w:val="20"/>
        </w:rPr>
        <w:t>”, “FY1</w:t>
      </w:r>
      <w:r w:rsidR="001E3228">
        <w:rPr>
          <w:rFonts w:ascii="Arial" w:hAnsi="Arial" w:cs="Arial"/>
          <w:i/>
          <w:iCs/>
          <w:sz w:val="20"/>
        </w:rPr>
        <w:t>7</w:t>
      </w:r>
      <w:r w:rsidRPr="00840E67">
        <w:rPr>
          <w:rFonts w:ascii="Arial" w:hAnsi="Arial" w:cs="Arial"/>
          <w:i/>
          <w:iCs/>
          <w:sz w:val="20"/>
        </w:rPr>
        <w:t xml:space="preserve">”, and </w:t>
      </w:r>
      <w:r>
        <w:rPr>
          <w:rFonts w:ascii="Arial" w:hAnsi="Arial" w:cs="Arial"/>
          <w:i/>
          <w:iCs/>
          <w:sz w:val="20"/>
        </w:rPr>
        <w:t>”FY1</w:t>
      </w:r>
      <w:r w:rsidR="001E3228">
        <w:rPr>
          <w:rFonts w:ascii="Arial" w:hAnsi="Arial" w:cs="Arial"/>
          <w:i/>
          <w:iCs/>
          <w:sz w:val="20"/>
        </w:rPr>
        <w:t>8</w:t>
      </w:r>
      <w:r>
        <w:rPr>
          <w:rFonts w:ascii="Arial" w:hAnsi="Arial" w:cs="Arial"/>
          <w:i/>
          <w:iCs/>
          <w:sz w:val="20"/>
        </w:rPr>
        <w:t>”), and the</w:t>
      </w:r>
      <w:r w:rsidR="001E3228">
        <w:rPr>
          <w:rFonts w:ascii="Arial" w:hAnsi="Arial" w:cs="Arial"/>
          <w:i/>
          <w:iCs/>
          <w:sz w:val="20"/>
        </w:rPr>
        <w:t xml:space="preserve"> latest available months in FY19</w:t>
      </w:r>
      <w:r>
        <w:rPr>
          <w:rFonts w:ascii="Arial" w:hAnsi="Arial" w:cs="Arial"/>
          <w:i/>
          <w:iCs/>
          <w:sz w:val="20"/>
        </w:rPr>
        <w:t>.</w:t>
      </w:r>
    </w:p>
    <w:p w:rsidR="009B1D93" w:rsidRPr="00840E67" w:rsidRDefault="009B1D93" w:rsidP="009B1D93">
      <w:pPr>
        <w:rPr>
          <w:rFonts w:ascii="Arial" w:hAnsi="Arial" w:cs="Arial"/>
          <w:b/>
          <w:sz w:val="20"/>
          <w:u w:val="single"/>
        </w:rPr>
      </w:pPr>
      <w:r w:rsidRPr="00840E67">
        <w:rPr>
          <w:rFonts w:ascii="Arial" w:hAnsi="Arial" w:cs="Arial"/>
          <w:b/>
          <w:sz w:val="20"/>
          <w:u w:val="single"/>
        </w:rPr>
        <w:t>Financial Due Diligence</w:t>
      </w:r>
    </w:p>
    <w:p w:rsidR="009B1D93" w:rsidRPr="00840E67" w:rsidRDefault="009B1D93" w:rsidP="009B1D93">
      <w:pPr>
        <w:rPr>
          <w:rFonts w:ascii="Arial" w:hAnsi="Arial" w:cs="Arial"/>
          <w:b/>
          <w:i/>
          <w:sz w:val="20"/>
        </w:rPr>
      </w:pPr>
      <w:r w:rsidRPr="00840E67">
        <w:rPr>
          <w:rFonts w:ascii="Arial" w:hAnsi="Arial" w:cs="Arial"/>
          <w:b/>
          <w:i/>
          <w:sz w:val="20"/>
        </w:rPr>
        <w:t>General</w:t>
      </w:r>
    </w:p>
    <w:p w:rsidR="009B1D93" w:rsidRPr="005A24F9" w:rsidRDefault="009B1D93" w:rsidP="009B1D93">
      <w:pPr>
        <w:pStyle w:val="Bulletfornos"/>
        <w:numPr>
          <w:ilvl w:val="0"/>
          <w:numId w:val="42"/>
        </w:numPr>
        <w:tabs>
          <w:tab w:val="num" w:pos="360"/>
        </w:tabs>
        <w:spacing w:line="240" w:lineRule="auto"/>
        <w:rPr>
          <w:rFonts w:ascii="Arial" w:hAnsi="Arial" w:cs="Arial"/>
          <w:sz w:val="20"/>
        </w:rPr>
      </w:pPr>
      <w:r w:rsidRPr="005A24F9">
        <w:rPr>
          <w:rFonts w:ascii="Arial" w:hAnsi="Arial" w:cs="Arial"/>
          <w:b/>
          <w:sz w:val="20"/>
        </w:rPr>
        <w:t>Overview</w:t>
      </w:r>
    </w:p>
    <w:p w:rsidR="009B1D93" w:rsidRPr="005A24F9" w:rsidRDefault="009B1D93" w:rsidP="009B1D93">
      <w:pPr>
        <w:pStyle w:val="Bulletfornos"/>
        <w:tabs>
          <w:tab w:val="left" w:pos="-3060"/>
        </w:tabs>
        <w:spacing w:line="240" w:lineRule="auto"/>
        <w:ind w:firstLine="0"/>
        <w:rPr>
          <w:rFonts w:ascii="Arial" w:hAnsi="Arial" w:cs="Arial"/>
          <w:sz w:val="20"/>
        </w:rPr>
      </w:pPr>
      <w:r w:rsidRPr="005A24F9">
        <w:rPr>
          <w:rFonts w:ascii="Arial" w:hAnsi="Arial" w:cs="Arial"/>
          <w:sz w:val="20"/>
        </w:rPr>
        <w:t>Read Target’s financial statements and discuss them with management to gain an understanding of Target’s accounting policies and practices, including:</w:t>
      </w:r>
    </w:p>
    <w:p w:rsidR="001E3228" w:rsidRPr="005A24F9" w:rsidRDefault="001E3228" w:rsidP="001E3228">
      <w:pPr>
        <w:pStyle w:val="Bulletfornos"/>
        <w:numPr>
          <w:ilvl w:val="0"/>
          <w:numId w:val="43"/>
        </w:numPr>
        <w:adjustRightInd/>
        <w:spacing w:before="20" w:line="240" w:lineRule="auto"/>
        <w:rPr>
          <w:rFonts w:ascii="Arial" w:hAnsi="Arial" w:cs="Arial"/>
          <w:sz w:val="20"/>
          <w:rPrChange w:id="208" w:author="Author" w:date="2019-04-08T20:31:00Z">
            <w:rPr/>
          </w:rPrChange>
        </w:rPr>
      </w:pPr>
      <w:r w:rsidRPr="005A24F9">
        <w:rPr>
          <w:rFonts w:ascii="Arial" w:hAnsi="Arial" w:cs="Arial"/>
          <w:sz w:val="20"/>
          <w:rPrChange w:id="209" w:author="Author" w:date="2019-04-08T20:31:00Z">
            <w:rPr/>
          </w:rPrChange>
        </w:rPr>
        <w:t xml:space="preserve">Finance function, financial reporting framework, and management reporting relationships; </w:t>
      </w:r>
      <w:ins w:id="210" w:author="Author" w:date="2019-04-09T10:39:00Z">
        <w:r w:rsidR="00491E6E">
          <w:rPr>
            <w:rFonts w:ascii="Arial" w:hAnsi="Arial" w:cs="Arial"/>
            <w:sz w:val="20"/>
          </w:rPr>
          <w:t>and</w:t>
        </w:r>
      </w:ins>
    </w:p>
    <w:p w:rsidR="001E3228" w:rsidRPr="005A24F9" w:rsidRDefault="001E3228" w:rsidP="001E3228">
      <w:pPr>
        <w:pStyle w:val="Bulletfornos"/>
        <w:numPr>
          <w:ilvl w:val="0"/>
          <w:numId w:val="43"/>
        </w:numPr>
        <w:adjustRightInd/>
        <w:spacing w:before="20" w:line="240" w:lineRule="auto"/>
        <w:rPr>
          <w:rFonts w:ascii="Arial" w:hAnsi="Arial" w:cs="Arial"/>
          <w:sz w:val="20"/>
          <w:rPrChange w:id="211" w:author="Author" w:date="2019-04-08T20:31:00Z">
            <w:rPr/>
          </w:rPrChange>
        </w:rPr>
      </w:pPr>
      <w:r w:rsidRPr="005A24F9">
        <w:rPr>
          <w:rFonts w:ascii="Arial" w:hAnsi="Arial" w:cs="Arial"/>
          <w:sz w:val="20"/>
          <w:rPrChange w:id="212" w:author="Author" w:date="2019-04-08T20:31:00Z">
            <w:rPr/>
          </w:rPrChange>
        </w:rPr>
        <w:t>Significant accounting policies and estimates (e.g. revenue recognition, capitalized costs, deferred revenue) and contemplated changes</w:t>
      </w:r>
      <w:ins w:id="213" w:author="Author" w:date="2019-04-09T10:39:00Z">
        <w:r w:rsidR="00491E6E">
          <w:rPr>
            <w:rFonts w:ascii="Arial" w:hAnsi="Arial" w:cs="Arial"/>
            <w:sz w:val="20"/>
          </w:rPr>
          <w:t>.</w:t>
        </w:r>
      </w:ins>
      <w:del w:id="214" w:author="Author" w:date="2019-04-09T10:39:00Z">
        <w:r w:rsidRPr="005A24F9" w:rsidDel="00491E6E">
          <w:rPr>
            <w:rFonts w:ascii="Arial" w:hAnsi="Arial" w:cs="Arial"/>
            <w:sz w:val="20"/>
            <w:rPrChange w:id="215" w:author="Author" w:date="2019-04-08T20:31:00Z">
              <w:rPr/>
            </w:rPrChange>
          </w:rPr>
          <w:delText xml:space="preserve">; </w:delText>
        </w:r>
      </w:del>
    </w:p>
    <w:p w:rsidR="001E3228" w:rsidRPr="005A24F9" w:rsidDel="00A47B20" w:rsidRDefault="001E3228" w:rsidP="001E3228">
      <w:pPr>
        <w:pStyle w:val="Bulletfornos"/>
        <w:numPr>
          <w:ilvl w:val="0"/>
          <w:numId w:val="43"/>
        </w:numPr>
        <w:adjustRightInd/>
        <w:spacing w:before="20" w:line="240" w:lineRule="auto"/>
        <w:rPr>
          <w:del w:id="216" w:author="Author" w:date="2019-04-09T10:56:00Z"/>
          <w:rFonts w:ascii="Arial" w:hAnsi="Arial" w:cs="Arial"/>
          <w:sz w:val="20"/>
          <w:rPrChange w:id="217" w:author="Author" w:date="2019-04-08T20:31:00Z">
            <w:rPr>
              <w:del w:id="218" w:author="Author" w:date="2019-04-09T10:56:00Z"/>
            </w:rPr>
          </w:rPrChange>
        </w:rPr>
      </w:pPr>
      <w:del w:id="219" w:author="Author" w:date="2019-04-09T10:56:00Z">
        <w:r w:rsidRPr="005A24F9" w:rsidDel="00A47B20">
          <w:rPr>
            <w:rFonts w:ascii="Arial" w:hAnsi="Arial" w:cs="Arial"/>
            <w:sz w:val="20"/>
            <w:rPrChange w:id="220" w:author="Author" w:date="2019-04-08T20:31:00Z">
              <w:rPr/>
            </w:rPrChange>
          </w:rPr>
          <w:delText>Highlight potential accounting policy differences between Target and Client.</w:delText>
        </w:r>
      </w:del>
    </w:p>
    <w:p w:rsidR="009B1D93" w:rsidRPr="00B65B4E" w:rsidRDefault="009B1D93">
      <w:pPr>
        <w:pStyle w:val="Bulletfornos"/>
        <w:adjustRightInd/>
        <w:spacing w:before="20" w:line="240" w:lineRule="auto"/>
        <w:ind w:left="0" w:firstLine="0"/>
        <w:rPr>
          <w:rFonts w:ascii="Arial" w:hAnsi="Arial" w:cs="Arial"/>
          <w:b/>
          <w:i/>
          <w:sz w:val="20"/>
          <w:rPrChange w:id="221" w:author="Author" w:date="2019-04-08T20:35:00Z">
            <w:rPr/>
          </w:rPrChange>
        </w:rPr>
        <w:pPrChange w:id="222" w:author="Author" w:date="2019-04-08T20:35:00Z">
          <w:pPr/>
        </w:pPrChange>
      </w:pPr>
    </w:p>
    <w:p w:rsidR="009B1D93" w:rsidRPr="00840E67" w:rsidRDefault="009B1D93" w:rsidP="009B1D93">
      <w:pPr>
        <w:pStyle w:val="Bulletfornos"/>
        <w:numPr>
          <w:ilvl w:val="0"/>
          <w:numId w:val="47"/>
        </w:numPr>
        <w:spacing w:line="240" w:lineRule="auto"/>
        <w:ind w:left="360" w:hanging="360"/>
        <w:textAlignment w:val="baseline"/>
        <w:rPr>
          <w:rFonts w:ascii="Arial" w:hAnsi="Arial" w:cs="Arial"/>
          <w:sz w:val="20"/>
        </w:rPr>
      </w:pPr>
      <w:r w:rsidRPr="00840E67">
        <w:rPr>
          <w:rFonts w:ascii="Arial" w:hAnsi="Arial" w:cs="Arial"/>
          <w:b/>
          <w:sz w:val="20"/>
        </w:rPr>
        <w:t>Quality of earnings</w:t>
      </w:r>
    </w:p>
    <w:p w:rsidR="009B1D93" w:rsidRPr="00840E67" w:rsidRDefault="009B1D93" w:rsidP="009B1D93">
      <w:pPr>
        <w:pStyle w:val="Bulletfornos"/>
        <w:spacing w:line="240" w:lineRule="auto"/>
        <w:ind w:firstLine="0"/>
        <w:rPr>
          <w:rFonts w:ascii="Arial" w:hAnsi="Arial" w:cs="Arial"/>
          <w:sz w:val="20"/>
        </w:rPr>
      </w:pPr>
      <w:r w:rsidRPr="00840E67">
        <w:rPr>
          <w:rFonts w:ascii="Arial" w:hAnsi="Arial" w:cs="Arial"/>
          <w:sz w:val="20"/>
        </w:rPr>
        <w:t>Summarize potential adjustments identified regarding the profit and loss performance of Target in the form of a quality of earnings analysis, summarizing the risks that may impact earnings before interest, taxes, depreciation and amortization (“EBITDA”), including:</w:t>
      </w:r>
    </w:p>
    <w:p w:rsidR="009B1D93" w:rsidRDefault="009B1D93" w:rsidP="009B1D93">
      <w:pPr>
        <w:numPr>
          <w:ilvl w:val="0"/>
          <w:numId w:val="46"/>
        </w:numPr>
        <w:overflowPunct w:val="0"/>
        <w:autoSpaceDE w:val="0"/>
        <w:autoSpaceDN w:val="0"/>
        <w:adjustRightInd w:val="0"/>
        <w:spacing w:after="0" w:line="240" w:lineRule="auto"/>
        <w:textAlignment w:val="baseline"/>
        <w:rPr>
          <w:rFonts w:ascii="Arial" w:hAnsi="Arial" w:cs="Arial"/>
          <w:sz w:val="20"/>
        </w:rPr>
      </w:pPr>
      <w:r>
        <w:rPr>
          <w:rFonts w:ascii="Arial" w:hAnsi="Arial" w:cs="Arial"/>
          <w:sz w:val="20"/>
        </w:rPr>
        <w:t>Leveraging Target commissioned Sell-side Due Diligence Report</w:t>
      </w:r>
      <w:r w:rsidR="001E3228">
        <w:rPr>
          <w:rFonts w:ascii="Arial" w:hAnsi="Arial" w:cs="Arial"/>
          <w:sz w:val="20"/>
        </w:rPr>
        <w:t xml:space="preserve"> and understand proposed adjustments (including but not limited to cash to accrual, physician compensation, pro </w:t>
      </w:r>
      <w:del w:id="223" w:author="Author" w:date="2019-04-08T20:30:00Z">
        <w:r w:rsidR="001E3228" w:rsidDel="005A24F9">
          <w:rPr>
            <w:rFonts w:ascii="Arial" w:hAnsi="Arial" w:cs="Arial"/>
            <w:sz w:val="20"/>
          </w:rPr>
          <w:delText xml:space="preserve">froma </w:delText>
        </w:r>
      </w:del>
      <w:ins w:id="224" w:author="Author" w:date="2019-04-08T20:30:00Z">
        <w:r w:rsidR="005A24F9">
          <w:rPr>
            <w:rFonts w:ascii="Arial" w:hAnsi="Arial" w:cs="Arial"/>
            <w:sz w:val="20"/>
          </w:rPr>
          <w:t xml:space="preserve">forma </w:t>
        </w:r>
      </w:ins>
      <w:r w:rsidR="001E3228">
        <w:rPr>
          <w:rFonts w:ascii="Arial" w:hAnsi="Arial" w:cs="Arial"/>
          <w:sz w:val="20"/>
        </w:rPr>
        <w:t>pricing adjustments, etc)</w:t>
      </w:r>
      <w:r>
        <w:rPr>
          <w:rFonts w:ascii="Arial" w:hAnsi="Arial" w:cs="Arial"/>
          <w:sz w:val="20"/>
        </w:rPr>
        <w:t>;</w:t>
      </w:r>
    </w:p>
    <w:p w:rsidR="009B1D93" w:rsidRPr="00840E67" w:rsidRDefault="009B1D93" w:rsidP="009B1D93">
      <w:pPr>
        <w:numPr>
          <w:ilvl w:val="0"/>
          <w:numId w:val="46"/>
        </w:numPr>
        <w:overflowPunct w:val="0"/>
        <w:autoSpaceDE w:val="0"/>
        <w:autoSpaceDN w:val="0"/>
        <w:adjustRightInd w:val="0"/>
        <w:spacing w:after="0" w:line="240" w:lineRule="auto"/>
        <w:textAlignment w:val="baseline"/>
        <w:rPr>
          <w:rFonts w:ascii="Arial" w:hAnsi="Arial" w:cs="Arial"/>
          <w:sz w:val="20"/>
        </w:rPr>
      </w:pPr>
      <w:r w:rsidRPr="00840E67">
        <w:rPr>
          <w:rFonts w:ascii="Arial" w:hAnsi="Arial" w:cs="Arial"/>
          <w:sz w:val="20"/>
        </w:rPr>
        <w:t>Large, unusual, and non-recurring events or transactions that may have distorted results;</w:t>
      </w:r>
    </w:p>
    <w:p w:rsidR="00E0382B" w:rsidRDefault="00E0382B" w:rsidP="009B1D93">
      <w:pPr>
        <w:numPr>
          <w:ilvl w:val="0"/>
          <w:numId w:val="46"/>
        </w:numPr>
        <w:overflowPunct w:val="0"/>
        <w:autoSpaceDE w:val="0"/>
        <w:autoSpaceDN w:val="0"/>
        <w:adjustRightInd w:val="0"/>
        <w:spacing w:after="0" w:line="240" w:lineRule="auto"/>
        <w:textAlignment w:val="baseline"/>
        <w:rPr>
          <w:ins w:id="225" w:author="Author" w:date="2019-04-09T12:31:00Z"/>
          <w:rFonts w:ascii="Arial" w:hAnsi="Arial" w:cs="Arial"/>
          <w:sz w:val="20"/>
        </w:rPr>
      </w:pPr>
      <w:ins w:id="226" w:author="Author" w:date="2019-04-09T12:31:00Z">
        <w:r>
          <w:rPr>
            <w:rFonts w:ascii="Arial" w:hAnsi="Arial" w:cs="Arial"/>
            <w:sz w:val="20"/>
          </w:rPr>
          <w:t xml:space="preserve">The impact of prospective acquisitions currently under exclusivity; </w:t>
        </w:r>
      </w:ins>
    </w:p>
    <w:p w:rsidR="009B1D93" w:rsidRPr="00840E67" w:rsidRDefault="009B1D93" w:rsidP="009B1D93">
      <w:pPr>
        <w:numPr>
          <w:ilvl w:val="0"/>
          <w:numId w:val="46"/>
        </w:numPr>
        <w:overflowPunct w:val="0"/>
        <w:autoSpaceDE w:val="0"/>
        <w:autoSpaceDN w:val="0"/>
        <w:adjustRightInd w:val="0"/>
        <w:spacing w:after="0" w:line="240" w:lineRule="auto"/>
        <w:textAlignment w:val="baseline"/>
        <w:rPr>
          <w:rFonts w:ascii="Arial" w:hAnsi="Arial" w:cs="Arial"/>
          <w:sz w:val="20"/>
        </w:rPr>
      </w:pPr>
      <w:r w:rsidRPr="00840E67">
        <w:rPr>
          <w:rFonts w:ascii="Arial" w:hAnsi="Arial" w:cs="Arial"/>
          <w:sz w:val="20"/>
        </w:rPr>
        <w:t>The impact of provisions, management estimates or adjusting entries on the reported</w:t>
      </w:r>
      <w:del w:id="227" w:author="Author" w:date="2019-04-08T20:32:00Z">
        <w:r w:rsidRPr="00840E67" w:rsidDel="005A24F9">
          <w:rPr>
            <w:rFonts w:ascii="Arial" w:hAnsi="Arial" w:cs="Arial"/>
            <w:sz w:val="20"/>
          </w:rPr>
          <w:delText xml:space="preserve"> </w:delText>
        </w:r>
      </w:del>
      <w:r>
        <w:rPr>
          <w:rFonts w:ascii="Arial" w:hAnsi="Arial" w:cs="Arial"/>
          <w:sz w:val="20"/>
        </w:rPr>
        <w:t xml:space="preserve"> </w:t>
      </w:r>
      <w:r w:rsidRPr="00840E67">
        <w:rPr>
          <w:rFonts w:ascii="Arial" w:hAnsi="Arial" w:cs="Arial"/>
          <w:sz w:val="20"/>
        </w:rPr>
        <w:t>results;</w:t>
      </w:r>
      <w:r>
        <w:rPr>
          <w:rFonts w:ascii="Arial" w:hAnsi="Arial" w:cs="Arial"/>
          <w:sz w:val="20"/>
        </w:rPr>
        <w:t xml:space="preserve"> and</w:t>
      </w:r>
    </w:p>
    <w:p w:rsidR="009B1D93" w:rsidRDefault="009B1D93" w:rsidP="009B1D93">
      <w:pPr>
        <w:numPr>
          <w:ilvl w:val="0"/>
          <w:numId w:val="46"/>
        </w:numPr>
        <w:overflowPunct w:val="0"/>
        <w:autoSpaceDE w:val="0"/>
        <w:autoSpaceDN w:val="0"/>
        <w:adjustRightInd w:val="0"/>
        <w:spacing w:after="0" w:line="240" w:lineRule="auto"/>
        <w:textAlignment w:val="baseline"/>
        <w:rPr>
          <w:rFonts w:ascii="Arial" w:hAnsi="Arial" w:cs="Arial"/>
          <w:sz w:val="20"/>
        </w:rPr>
      </w:pPr>
      <w:r w:rsidRPr="00840E67">
        <w:rPr>
          <w:rFonts w:ascii="Arial" w:hAnsi="Arial" w:cs="Arial"/>
          <w:sz w:val="20"/>
        </w:rPr>
        <w:t>Other potential items discovered durin</w:t>
      </w:r>
      <w:r>
        <w:rPr>
          <w:rFonts w:ascii="Arial" w:hAnsi="Arial" w:cs="Arial"/>
          <w:sz w:val="20"/>
        </w:rPr>
        <w:t>g the due diligence process.</w:t>
      </w:r>
    </w:p>
    <w:p w:rsidR="009B1D93" w:rsidRPr="00840E67" w:rsidRDefault="009B1D93" w:rsidP="009B1D93">
      <w:pPr>
        <w:pStyle w:val="Bulletfornos"/>
        <w:ind w:firstLine="0"/>
        <w:rPr>
          <w:rFonts w:ascii="Arial" w:hAnsi="Arial" w:cs="Arial"/>
          <w:b/>
          <w:i/>
          <w:sz w:val="20"/>
        </w:rPr>
      </w:pPr>
      <w:r w:rsidRPr="00840E67">
        <w:rPr>
          <w:rFonts w:ascii="Arial" w:hAnsi="Arial" w:cs="Arial"/>
          <w:b/>
          <w:i/>
          <w:sz w:val="20"/>
        </w:rPr>
        <w:t>Supporting analysis to Quality of Earnings</w:t>
      </w:r>
    </w:p>
    <w:p w:rsidR="009B1D93" w:rsidRPr="00840E67" w:rsidRDefault="009B1D93" w:rsidP="009B1D93">
      <w:pPr>
        <w:pStyle w:val="Bulletfornos"/>
        <w:spacing w:before="0" w:line="240" w:lineRule="auto"/>
        <w:rPr>
          <w:rFonts w:ascii="Arial" w:hAnsi="Arial" w:cs="Arial"/>
          <w:sz w:val="20"/>
        </w:rPr>
      </w:pPr>
    </w:p>
    <w:p w:rsidR="00D75582" w:rsidRPr="00D75582" w:rsidRDefault="00D75582" w:rsidP="009B1D93">
      <w:pPr>
        <w:pStyle w:val="Bulletfornos"/>
        <w:numPr>
          <w:ilvl w:val="0"/>
          <w:numId w:val="44"/>
        </w:numPr>
        <w:tabs>
          <w:tab w:val="num" w:pos="700"/>
        </w:tabs>
        <w:spacing w:before="0" w:line="240" w:lineRule="auto"/>
        <w:ind w:left="700" w:hanging="160"/>
        <w:textAlignment w:val="baseline"/>
        <w:rPr>
          <w:rFonts w:ascii="Arial" w:hAnsi="Arial" w:cs="Arial"/>
          <w:b/>
          <w:sz w:val="20"/>
        </w:rPr>
      </w:pPr>
      <w:r>
        <w:rPr>
          <w:rFonts w:ascii="Arial" w:hAnsi="Arial" w:cs="Arial"/>
          <w:sz w:val="20"/>
        </w:rPr>
        <w:t>Key performance metrics:</w:t>
      </w:r>
    </w:p>
    <w:p w:rsidR="009B1D93" w:rsidRPr="00D75582" w:rsidRDefault="009B1D93" w:rsidP="00D75582">
      <w:pPr>
        <w:numPr>
          <w:ilvl w:val="0"/>
          <w:numId w:val="45"/>
        </w:numPr>
        <w:overflowPunct w:val="0"/>
        <w:autoSpaceDE w:val="0"/>
        <w:autoSpaceDN w:val="0"/>
        <w:adjustRightInd w:val="0"/>
        <w:spacing w:after="0" w:line="240" w:lineRule="auto"/>
        <w:ind w:left="1080"/>
        <w:textAlignment w:val="baseline"/>
        <w:rPr>
          <w:rFonts w:ascii="Arial" w:hAnsi="Arial" w:cs="Arial"/>
          <w:sz w:val="20"/>
          <w:lang w:val="en-GB"/>
        </w:rPr>
      </w:pPr>
      <w:r w:rsidRPr="00D75582">
        <w:rPr>
          <w:rFonts w:ascii="Arial" w:hAnsi="Arial" w:cs="Arial"/>
          <w:sz w:val="20"/>
          <w:lang w:val="en-GB"/>
        </w:rPr>
        <w:t>By clinic analysis: Revenue and direct costs (such as doctor/compen</w:t>
      </w:r>
      <w:r w:rsidR="008B348C">
        <w:rPr>
          <w:rFonts w:ascii="Arial" w:hAnsi="Arial" w:cs="Arial"/>
          <w:sz w:val="20"/>
          <w:lang w:val="en-GB"/>
        </w:rPr>
        <w:t>sation, rent) by location</w:t>
      </w:r>
      <w:del w:id="228" w:author="Author" w:date="2019-04-08T20:32:00Z">
        <w:r w:rsidR="008B348C" w:rsidDel="005A24F9">
          <w:rPr>
            <w:rFonts w:ascii="Arial" w:hAnsi="Arial" w:cs="Arial"/>
            <w:sz w:val="20"/>
            <w:lang w:val="en-GB"/>
          </w:rPr>
          <w:delText>s</w:delText>
        </w:r>
      </w:del>
      <w:r w:rsidR="008B348C">
        <w:rPr>
          <w:rFonts w:ascii="Arial" w:hAnsi="Arial" w:cs="Arial"/>
          <w:sz w:val="20"/>
          <w:lang w:val="en-GB"/>
        </w:rPr>
        <w:t>;</w:t>
      </w:r>
    </w:p>
    <w:p w:rsidR="001E3228" w:rsidRDefault="001E3228" w:rsidP="00D75582">
      <w:pPr>
        <w:numPr>
          <w:ilvl w:val="0"/>
          <w:numId w:val="45"/>
        </w:numPr>
        <w:overflowPunct w:val="0"/>
        <w:autoSpaceDE w:val="0"/>
        <w:autoSpaceDN w:val="0"/>
        <w:adjustRightInd w:val="0"/>
        <w:spacing w:after="0" w:line="240" w:lineRule="auto"/>
        <w:ind w:left="1080"/>
        <w:textAlignment w:val="baseline"/>
        <w:rPr>
          <w:rFonts w:ascii="Arial" w:hAnsi="Arial" w:cs="Arial"/>
          <w:sz w:val="20"/>
          <w:lang w:val="en-GB"/>
        </w:rPr>
      </w:pPr>
      <w:r w:rsidRPr="00D75582">
        <w:rPr>
          <w:rFonts w:ascii="Arial" w:hAnsi="Arial" w:cs="Arial"/>
          <w:sz w:val="20"/>
          <w:lang w:val="en-GB"/>
        </w:rPr>
        <w:t xml:space="preserve">Revenue </w:t>
      </w:r>
      <w:r w:rsidR="008B348C">
        <w:rPr>
          <w:rFonts w:ascii="Arial" w:hAnsi="Arial" w:cs="Arial"/>
          <w:sz w:val="20"/>
          <w:lang w:val="en-GB"/>
        </w:rPr>
        <w:t>by type and pricing trends;</w:t>
      </w:r>
    </w:p>
    <w:p w:rsidR="00D75582" w:rsidRDefault="00D75582" w:rsidP="00D75582">
      <w:pPr>
        <w:numPr>
          <w:ilvl w:val="0"/>
          <w:numId w:val="45"/>
        </w:numPr>
        <w:overflowPunct w:val="0"/>
        <w:autoSpaceDE w:val="0"/>
        <w:autoSpaceDN w:val="0"/>
        <w:adjustRightInd w:val="0"/>
        <w:spacing w:after="0" w:line="240" w:lineRule="auto"/>
        <w:ind w:left="1080"/>
        <w:textAlignment w:val="baseline"/>
        <w:rPr>
          <w:rFonts w:ascii="Arial" w:hAnsi="Arial" w:cs="Arial"/>
          <w:sz w:val="20"/>
          <w:lang w:val="en-GB"/>
        </w:rPr>
      </w:pPr>
      <w:r>
        <w:rPr>
          <w:rFonts w:ascii="Arial" w:hAnsi="Arial" w:cs="Arial"/>
          <w:sz w:val="20"/>
          <w:lang w:val="en-GB"/>
        </w:rPr>
        <w:t>Per visit trends</w:t>
      </w:r>
      <w:r w:rsidR="008B348C">
        <w:rPr>
          <w:rFonts w:ascii="Arial" w:hAnsi="Arial" w:cs="Arial"/>
          <w:sz w:val="20"/>
          <w:lang w:val="en-GB"/>
        </w:rPr>
        <w:t>;</w:t>
      </w:r>
    </w:p>
    <w:p w:rsidR="00D75582" w:rsidRPr="00D75582" w:rsidRDefault="00D75582" w:rsidP="00D75582">
      <w:pPr>
        <w:numPr>
          <w:ilvl w:val="0"/>
          <w:numId w:val="45"/>
        </w:numPr>
        <w:overflowPunct w:val="0"/>
        <w:autoSpaceDE w:val="0"/>
        <w:autoSpaceDN w:val="0"/>
        <w:adjustRightInd w:val="0"/>
        <w:spacing w:after="0" w:line="240" w:lineRule="auto"/>
        <w:ind w:left="1080"/>
        <w:textAlignment w:val="baseline"/>
        <w:rPr>
          <w:rFonts w:ascii="Arial" w:hAnsi="Arial" w:cs="Arial"/>
          <w:sz w:val="20"/>
          <w:lang w:val="en-GB"/>
        </w:rPr>
      </w:pPr>
      <w:r>
        <w:rPr>
          <w:rFonts w:ascii="Arial" w:hAnsi="Arial" w:cs="Arial"/>
          <w:sz w:val="20"/>
          <w:lang w:val="en-GB"/>
        </w:rPr>
        <w:t>Physician production.</w:t>
      </w:r>
    </w:p>
    <w:p w:rsidR="009B1D93" w:rsidRPr="00B45C5F" w:rsidRDefault="009B1D93" w:rsidP="009B1D93">
      <w:pPr>
        <w:pStyle w:val="Bulletfornos"/>
        <w:numPr>
          <w:ilvl w:val="0"/>
          <w:numId w:val="44"/>
        </w:numPr>
        <w:tabs>
          <w:tab w:val="num" w:pos="700"/>
        </w:tabs>
        <w:spacing w:before="0" w:line="240" w:lineRule="auto"/>
        <w:ind w:left="700" w:hanging="160"/>
        <w:textAlignment w:val="baseline"/>
        <w:rPr>
          <w:rFonts w:ascii="Arial" w:hAnsi="Arial" w:cs="Arial"/>
          <w:sz w:val="20"/>
        </w:rPr>
      </w:pPr>
      <w:r w:rsidRPr="00B45C5F">
        <w:rPr>
          <w:rFonts w:ascii="Arial" w:hAnsi="Arial" w:cs="Arial"/>
          <w:sz w:val="20"/>
        </w:rPr>
        <w:t>Cost of revenue and corporate expenses</w:t>
      </w:r>
    </w:p>
    <w:p w:rsidR="001E3228" w:rsidRDefault="001E3228" w:rsidP="00D75582">
      <w:pPr>
        <w:numPr>
          <w:ilvl w:val="0"/>
          <w:numId w:val="50"/>
        </w:numPr>
        <w:overflowPunct w:val="0"/>
        <w:autoSpaceDE w:val="0"/>
        <w:autoSpaceDN w:val="0"/>
        <w:adjustRightInd w:val="0"/>
        <w:spacing w:after="0" w:line="240" w:lineRule="auto"/>
        <w:ind w:left="1080"/>
        <w:textAlignment w:val="baseline"/>
        <w:rPr>
          <w:rFonts w:ascii="Arial" w:hAnsi="Arial" w:cs="Arial"/>
          <w:sz w:val="20"/>
          <w:lang w:val="en-GB"/>
        </w:rPr>
      </w:pPr>
      <w:r>
        <w:rPr>
          <w:rFonts w:ascii="Arial" w:hAnsi="Arial" w:cs="Arial"/>
          <w:sz w:val="20"/>
          <w:lang w:val="en-GB"/>
        </w:rPr>
        <w:t>Physician and e</w:t>
      </w:r>
      <w:r w:rsidR="009B1D93" w:rsidRPr="00840E67">
        <w:rPr>
          <w:rFonts w:ascii="Arial" w:hAnsi="Arial" w:cs="Arial"/>
          <w:sz w:val="20"/>
          <w:lang w:val="en-GB"/>
        </w:rPr>
        <w:t>mployee compensation and related costs by function</w:t>
      </w:r>
      <w:r>
        <w:rPr>
          <w:rFonts w:ascii="Arial" w:hAnsi="Arial" w:cs="Arial"/>
          <w:sz w:val="20"/>
          <w:lang w:val="en-GB"/>
        </w:rPr>
        <w:t>;</w:t>
      </w:r>
    </w:p>
    <w:p w:rsidR="009B1D93" w:rsidRPr="001E3228" w:rsidRDefault="001E3228" w:rsidP="00D75582">
      <w:pPr>
        <w:numPr>
          <w:ilvl w:val="0"/>
          <w:numId w:val="50"/>
        </w:numPr>
        <w:overflowPunct w:val="0"/>
        <w:autoSpaceDE w:val="0"/>
        <w:autoSpaceDN w:val="0"/>
        <w:adjustRightInd w:val="0"/>
        <w:spacing w:after="0" w:line="240" w:lineRule="auto"/>
        <w:ind w:left="1080"/>
        <w:textAlignment w:val="baseline"/>
        <w:rPr>
          <w:rFonts w:ascii="Arial" w:hAnsi="Arial" w:cs="Arial"/>
          <w:sz w:val="20"/>
          <w:lang w:val="en-GB"/>
        </w:rPr>
      </w:pPr>
      <w:r w:rsidRPr="001E3228">
        <w:rPr>
          <w:rFonts w:ascii="Arial" w:hAnsi="Arial" w:cs="Arial"/>
          <w:sz w:val="20"/>
          <w:lang w:val="en-GB"/>
        </w:rPr>
        <w:t>Rent;</w:t>
      </w:r>
    </w:p>
    <w:p w:rsidR="009B1D93" w:rsidRDefault="001E3228" w:rsidP="00D75582">
      <w:pPr>
        <w:numPr>
          <w:ilvl w:val="0"/>
          <w:numId w:val="50"/>
        </w:numPr>
        <w:overflowPunct w:val="0"/>
        <w:autoSpaceDE w:val="0"/>
        <w:autoSpaceDN w:val="0"/>
        <w:adjustRightInd w:val="0"/>
        <w:spacing w:after="0" w:line="240" w:lineRule="auto"/>
        <w:ind w:left="1080"/>
        <w:textAlignment w:val="baseline"/>
        <w:rPr>
          <w:rFonts w:ascii="Arial" w:hAnsi="Arial" w:cs="Arial"/>
          <w:sz w:val="20"/>
          <w:lang w:val="en-GB"/>
        </w:rPr>
      </w:pPr>
      <w:r>
        <w:rPr>
          <w:rFonts w:ascii="Arial" w:hAnsi="Arial" w:cs="Arial"/>
          <w:sz w:val="20"/>
          <w:lang w:val="en-GB"/>
        </w:rPr>
        <w:t>Professional fees;</w:t>
      </w:r>
    </w:p>
    <w:p w:rsidR="009B1D93" w:rsidRPr="00840E67" w:rsidRDefault="009B1D93" w:rsidP="00D75582">
      <w:pPr>
        <w:numPr>
          <w:ilvl w:val="0"/>
          <w:numId w:val="50"/>
        </w:numPr>
        <w:overflowPunct w:val="0"/>
        <w:autoSpaceDE w:val="0"/>
        <w:autoSpaceDN w:val="0"/>
        <w:adjustRightInd w:val="0"/>
        <w:spacing w:after="0" w:line="240" w:lineRule="auto"/>
        <w:ind w:left="1080"/>
        <w:textAlignment w:val="baseline"/>
        <w:rPr>
          <w:rFonts w:ascii="Arial" w:hAnsi="Arial" w:cs="Arial"/>
          <w:sz w:val="20"/>
          <w:lang w:val="en-GB"/>
        </w:rPr>
      </w:pPr>
      <w:r w:rsidRPr="00840E67">
        <w:rPr>
          <w:rFonts w:ascii="Arial" w:hAnsi="Arial" w:cs="Arial"/>
          <w:sz w:val="20"/>
          <w:lang w:val="en-GB"/>
        </w:rPr>
        <w:t xml:space="preserve">Any key supplier cost arrangements (i.e. volume rebates and minimum commitments, for top suppliers);  </w:t>
      </w:r>
    </w:p>
    <w:p w:rsidR="009B1D93" w:rsidRPr="00840E67" w:rsidRDefault="009B1D93" w:rsidP="00D75582">
      <w:pPr>
        <w:numPr>
          <w:ilvl w:val="0"/>
          <w:numId w:val="50"/>
        </w:numPr>
        <w:overflowPunct w:val="0"/>
        <w:autoSpaceDE w:val="0"/>
        <w:autoSpaceDN w:val="0"/>
        <w:adjustRightInd w:val="0"/>
        <w:spacing w:after="0" w:line="240" w:lineRule="auto"/>
        <w:ind w:left="1080"/>
        <w:textAlignment w:val="baseline"/>
        <w:rPr>
          <w:rFonts w:ascii="Arial" w:hAnsi="Arial" w:cs="Arial"/>
          <w:sz w:val="20"/>
          <w:lang w:val="en-GB"/>
        </w:rPr>
      </w:pPr>
      <w:r w:rsidRPr="00840E67">
        <w:rPr>
          <w:rFonts w:ascii="Arial" w:hAnsi="Arial" w:cs="Arial"/>
          <w:sz w:val="20"/>
          <w:lang w:val="en-GB"/>
        </w:rPr>
        <w:t>Unusual and extraordinary items;</w:t>
      </w:r>
    </w:p>
    <w:p w:rsidR="009B1D93" w:rsidRPr="00840E67" w:rsidRDefault="009B1D93" w:rsidP="00D75582">
      <w:pPr>
        <w:numPr>
          <w:ilvl w:val="0"/>
          <w:numId w:val="50"/>
        </w:numPr>
        <w:overflowPunct w:val="0"/>
        <w:autoSpaceDE w:val="0"/>
        <w:autoSpaceDN w:val="0"/>
        <w:adjustRightInd w:val="0"/>
        <w:spacing w:after="0" w:line="240" w:lineRule="auto"/>
        <w:ind w:left="1080"/>
        <w:textAlignment w:val="baseline"/>
        <w:rPr>
          <w:rFonts w:ascii="Arial" w:hAnsi="Arial" w:cs="Arial"/>
          <w:sz w:val="20"/>
          <w:lang w:val="en-GB"/>
        </w:rPr>
      </w:pPr>
      <w:r w:rsidRPr="00840E67">
        <w:rPr>
          <w:rFonts w:ascii="Arial" w:hAnsi="Arial" w:cs="Arial"/>
          <w:sz w:val="20"/>
          <w:lang w:val="en-GB"/>
        </w:rPr>
        <w:t>Customer acquisition expense trends (e.g. Market</w:t>
      </w:r>
      <w:r w:rsidR="008B348C">
        <w:rPr>
          <w:rFonts w:ascii="Arial" w:hAnsi="Arial" w:cs="Arial"/>
          <w:sz w:val="20"/>
          <w:lang w:val="en-GB"/>
        </w:rPr>
        <w:t>ing, promotion and advertising);</w:t>
      </w:r>
    </w:p>
    <w:p w:rsidR="009B1D93" w:rsidRPr="00840E67" w:rsidRDefault="009B1D93" w:rsidP="00D75582">
      <w:pPr>
        <w:numPr>
          <w:ilvl w:val="0"/>
          <w:numId w:val="50"/>
        </w:numPr>
        <w:overflowPunct w:val="0"/>
        <w:autoSpaceDE w:val="0"/>
        <w:autoSpaceDN w:val="0"/>
        <w:adjustRightInd w:val="0"/>
        <w:spacing w:after="0" w:line="240" w:lineRule="auto"/>
        <w:ind w:left="1080"/>
        <w:textAlignment w:val="baseline"/>
        <w:rPr>
          <w:rFonts w:ascii="Arial" w:hAnsi="Arial" w:cs="Arial"/>
          <w:sz w:val="20"/>
          <w:lang w:val="en-GB"/>
        </w:rPr>
      </w:pPr>
      <w:r w:rsidRPr="00840E67">
        <w:rPr>
          <w:rFonts w:ascii="Arial" w:hAnsi="Arial" w:cs="Arial"/>
          <w:sz w:val="20"/>
          <w:lang w:val="en-GB"/>
        </w:rPr>
        <w:t xml:space="preserve">Other general and administrative </w:t>
      </w:r>
      <w:r>
        <w:rPr>
          <w:rFonts w:ascii="Arial" w:hAnsi="Arial" w:cs="Arial"/>
          <w:sz w:val="20"/>
          <w:lang w:val="en-GB"/>
        </w:rPr>
        <w:t>expenses.</w:t>
      </w:r>
    </w:p>
    <w:p w:rsidR="009B1D93" w:rsidRPr="00840E67" w:rsidRDefault="009B1D93" w:rsidP="001E3228">
      <w:pPr>
        <w:pStyle w:val="Bulletfornos"/>
        <w:spacing w:before="0" w:line="240" w:lineRule="auto"/>
        <w:ind w:left="0" w:firstLine="0"/>
        <w:rPr>
          <w:rFonts w:ascii="Arial" w:hAnsi="Arial" w:cs="Arial"/>
          <w:b/>
          <w:sz w:val="20"/>
        </w:rPr>
      </w:pPr>
    </w:p>
    <w:p w:rsidR="009B1D93" w:rsidRPr="00840E67" w:rsidRDefault="009B1D93" w:rsidP="009B1D93">
      <w:pPr>
        <w:pStyle w:val="Bulletfornos"/>
        <w:numPr>
          <w:ilvl w:val="0"/>
          <w:numId w:val="38"/>
        </w:numPr>
        <w:spacing w:line="240" w:lineRule="auto"/>
        <w:textAlignment w:val="baseline"/>
        <w:rPr>
          <w:rFonts w:ascii="Arial" w:hAnsi="Arial" w:cs="Arial"/>
          <w:b/>
          <w:sz w:val="20"/>
        </w:rPr>
      </w:pPr>
      <w:r w:rsidRPr="00840E67">
        <w:rPr>
          <w:rFonts w:ascii="Arial" w:hAnsi="Arial" w:cs="Arial"/>
          <w:b/>
          <w:sz w:val="20"/>
        </w:rPr>
        <w:t>Working capital</w:t>
      </w:r>
    </w:p>
    <w:p w:rsidR="009B1D93" w:rsidRPr="00840E67" w:rsidRDefault="009B1D93" w:rsidP="009B1D93">
      <w:pPr>
        <w:pStyle w:val="Bulletfornos"/>
        <w:spacing w:line="240" w:lineRule="auto"/>
        <w:ind w:firstLine="0"/>
        <w:rPr>
          <w:rFonts w:ascii="Arial" w:hAnsi="Arial" w:cs="Arial"/>
          <w:sz w:val="20"/>
        </w:rPr>
      </w:pPr>
      <w:r w:rsidRPr="00840E67">
        <w:rPr>
          <w:rFonts w:ascii="Arial" w:hAnsi="Arial" w:cs="Arial"/>
          <w:sz w:val="20"/>
        </w:rPr>
        <w:t>Obtain details on Target’s working capital and conduct the following:</w:t>
      </w:r>
    </w:p>
    <w:p w:rsidR="009B1D93" w:rsidRPr="00840E67" w:rsidRDefault="009B1D93" w:rsidP="009B1D93">
      <w:pPr>
        <w:pStyle w:val="Bulletwiths"/>
        <w:numPr>
          <w:ilvl w:val="0"/>
          <w:numId w:val="37"/>
        </w:numPr>
        <w:spacing w:before="0"/>
        <w:textAlignment w:val="baseline"/>
        <w:rPr>
          <w:rFonts w:ascii="Arial" w:hAnsi="Arial" w:cs="Arial"/>
          <w:sz w:val="20"/>
        </w:rPr>
      </w:pPr>
      <w:r w:rsidRPr="00840E67">
        <w:rPr>
          <w:rFonts w:ascii="Arial" w:hAnsi="Arial" w:cs="Arial"/>
          <w:sz w:val="20"/>
        </w:rPr>
        <w:t>Monthly working capital trends, including seasonality, for the past 24 months;</w:t>
      </w:r>
    </w:p>
    <w:p w:rsidR="009B1D93" w:rsidRPr="00840E67" w:rsidRDefault="009B1D93" w:rsidP="009B1D93">
      <w:pPr>
        <w:pStyle w:val="Bulletwiths"/>
        <w:numPr>
          <w:ilvl w:val="0"/>
          <w:numId w:val="37"/>
        </w:numPr>
        <w:spacing w:before="0"/>
        <w:textAlignment w:val="baseline"/>
        <w:rPr>
          <w:rFonts w:ascii="Arial" w:hAnsi="Arial" w:cs="Arial"/>
          <w:sz w:val="20"/>
        </w:rPr>
      </w:pPr>
      <w:r w:rsidRPr="00840E67">
        <w:rPr>
          <w:rFonts w:ascii="Arial" w:hAnsi="Arial" w:cs="Arial"/>
          <w:sz w:val="20"/>
        </w:rPr>
        <w:lastRenderedPageBreak/>
        <w:t>Historical trends in key working capital metrics (DSO, DIO, DPO); and</w:t>
      </w:r>
    </w:p>
    <w:p w:rsidR="009B1D93" w:rsidRPr="00840E67" w:rsidRDefault="009B1D93" w:rsidP="009B1D93">
      <w:pPr>
        <w:numPr>
          <w:ilvl w:val="0"/>
          <w:numId w:val="37"/>
        </w:numPr>
        <w:spacing w:after="0" w:line="240" w:lineRule="auto"/>
        <w:rPr>
          <w:rFonts w:ascii="Arial" w:hAnsi="Arial" w:cs="Arial"/>
          <w:sz w:val="20"/>
          <w:lang w:val="en-GB"/>
        </w:rPr>
      </w:pPr>
      <w:del w:id="229" w:author="Author" w:date="2019-04-09T12:28:00Z">
        <w:r w:rsidRPr="00840E67" w:rsidDel="00C323E7">
          <w:rPr>
            <w:rFonts w:ascii="Arial" w:hAnsi="Arial" w:cs="Arial"/>
            <w:sz w:val="20"/>
          </w:rPr>
          <w:delText>C</w:delText>
        </w:r>
        <w:r w:rsidRPr="00840E67" w:rsidDel="00C323E7">
          <w:rPr>
            <w:rFonts w:ascii="Arial" w:hAnsi="Arial" w:cs="Arial"/>
            <w:sz w:val="20"/>
            <w:lang w:val="en-GB"/>
          </w:rPr>
          <w:delText xml:space="preserve">omment </w:delText>
        </w:r>
      </w:del>
      <w:ins w:id="230" w:author="Author" w:date="2019-04-09T12:28:00Z">
        <w:r w:rsidR="00C323E7">
          <w:rPr>
            <w:rFonts w:ascii="Arial" w:hAnsi="Arial" w:cs="Arial"/>
            <w:sz w:val="20"/>
          </w:rPr>
          <w:t>Comment</w:t>
        </w:r>
        <w:r w:rsidR="00C323E7" w:rsidRPr="00840E67">
          <w:rPr>
            <w:rFonts w:ascii="Arial" w:hAnsi="Arial" w:cs="Arial"/>
            <w:sz w:val="20"/>
            <w:lang w:val="en-GB"/>
          </w:rPr>
          <w:t xml:space="preserve"> </w:t>
        </w:r>
      </w:ins>
      <w:r w:rsidRPr="00840E67">
        <w:rPr>
          <w:rFonts w:ascii="Arial" w:hAnsi="Arial" w:cs="Arial"/>
          <w:sz w:val="20"/>
          <w:lang w:val="en-GB"/>
        </w:rPr>
        <w:t>on factors that may have distorted the current or historical working capital position.</w:t>
      </w:r>
    </w:p>
    <w:p w:rsidR="009B1D93" w:rsidRPr="00840E67" w:rsidRDefault="009B1D93" w:rsidP="009B1D93">
      <w:pPr>
        <w:pStyle w:val="Bulletfornos"/>
        <w:ind w:firstLine="0"/>
        <w:rPr>
          <w:rFonts w:ascii="Arial" w:hAnsi="Arial" w:cs="Arial"/>
          <w:b/>
          <w:i/>
          <w:sz w:val="20"/>
        </w:rPr>
      </w:pPr>
      <w:r w:rsidRPr="00840E67">
        <w:rPr>
          <w:rFonts w:ascii="Arial" w:hAnsi="Arial" w:cs="Arial"/>
          <w:b/>
          <w:i/>
          <w:sz w:val="20"/>
        </w:rPr>
        <w:t>Supporting analysis to working capital</w:t>
      </w:r>
    </w:p>
    <w:p w:rsidR="009B1D93" w:rsidRPr="00840E67" w:rsidRDefault="009B1D93" w:rsidP="009B1D93">
      <w:pPr>
        <w:pStyle w:val="Bulletwiths"/>
        <w:spacing w:before="0"/>
        <w:rPr>
          <w:rFonts w:ascii="Arial" w:hAnsi="Arial" w:cs="Arial"/>
          <w:sz w:val="20"/>
        </w:rPr>
      </w:pPr>
    </w:p>
    <w:p w:rsidR="009B1D93" w:rsidRPr="00840E67" w:rsidRDefault="009B1D93">
      <w:pPr>
        <w:pStyle w:val="Bulletfornos"/>
        <w:numPr>
          <w:ilvl w:val="0"/>
          <w:numId w:val="39"/>
        </w:numPr>
        <w:tabs>
          <w:tab w:val="num" w:pos="700"/>
        </w:tabs>
        <w:spacing w:before="0" w:after="60" w:line="240" w:lineRule="auto"/>
        <w:ind w:left="700" w:hanging="160"/>
        <w:textAlignment w:val="baseline"/>
        <w:rPr>
          <w:rFonts w:ascii="Arial" w:hAnsi="Arial" w:cs="Arial"/>
          <w:b/>
          <w:sz w:val="20"/>
        </w:rPr>
        <w:pPrChange w:id="231" w:author="Author" w:date="2019-04-09T12:48:00Z">
          <w:pPr>
            <w:pStyle w:val="Bulletfornos"/>
            <w:numPr>
              <w:numId w:val="39"/>
            </w:numPr>
            <w:tabs>
              <w:tab w:val="num" w:pos="700"/>
            </w:tabs>
            <w:spacing w:before="0" w:line="240" w:lineRule="auto"/>
            <w:ind w:left="700" w:hanging="160"/>
            <w:textAlignment w:val="baseline"/>
          </w:pPr>
        </w:pPrChange>
      </w:pPr>
      <w:r w:rsidRPr="00840E67">
        <w:rPr>
          <w:rFonts w:ascii="Arial" w:hAnsi="Arial" w:cs="Arial"/>
          <w:b/>
          <w:sz w:val="20"/>
        </w:rPr>
        <w:t>Trade and other receivables</w:t>
      </w:r>
    </w:p>
    <w:p w:rsidR="009B1D93" w:rsidRPr="00EB2C53" w:rsidRDefault="009B1D93">
      <w:pPr>
        <w:spacing w:after="60" w:line="240" w:lineRule="auto"/>
        <w:ind w:left="720"/>
        <w:jc w:val="both"/>
        <w:rPr>
          <w:rFonts w:ascii="Arial" w:hAnsi="Arial" w:cs="Arial"/>
          <w:sz w:val="20"/>
        </w:rPr>
        <w:pPrChange w:id="232" w:author="Author" w:date="2019-04-09T12:48:00Z">
          <w:pPr>
            <w:spacing w:after="0" w:line="240" w:lineRule="auto"/>
            <w:ind w:left="720"/>
            <w:jc w:val="both"/>
          </w:pPr>
        </w:pPrChange>
      </w:pPr>
      <w:r w:rsidRPr="00840E67">
        <w:rPr>
          <w:rFonts w:ascii="Arial" w:hAnsi="Arial" w:cs="Arial"/>
          <w:sz w:val="20"/>
        </w:rPr>
        <w:t xml:space="preserve">Obtain and read an analysis of the Target’s </w:t>
      </w:r>
      <w:del w:id="233" w:author="Author" w:date="2019-04-09T10:57:00Z">
        <w:r w:rsidRPr="00840E67" w:rsidDel="00A47B20">
          <w:rPr>
            <w:rFonts w:ascii="Arial" w:hAnsi="Arial" w:cs="Arial"/>
            <w:sz w:val="20"/>
          </w:rPr>
          <w:delText>accounts receivable and inquire about bad debt reserve</w:delText>
        </w:r>
      </w:del>
      <w:ins w:id="234" w:author="Author" w:date="2019-04-08T20:33:00Z">
        <w:del w:id="235" w:author="Author" w:date="2019-04-09T10:57:00Z">
          <w:r w:rsidR="005A24F9" w:rsidDel="00A47B20">
            <w:rPr>
              <w:rFonts w:ascii="Arial" w:hAnsi="Arial" w:cs="Arial"/>
              <w:sz w:val="20"/>
            </w:rPr>
            <w:delText>s</w:delText>
          </w:r>
        </w:del>
      </w:ins>
      <w:del w:id="236" w:author="Author" w:date="2019-04-09T10:57:00Z">
        <w:r w:rsidRPr="00840E67" w:rsidDel="00A47B20">
          <w:rPr>
            <w:rFonts w:ascii="Arial" w:hAnsi="Arial" w:cs="Arial"/>
            <w:sz w:val="20"/>
          </w:rPr>
          <w:delText>, write-offs, adjustments</w:delText>
        </w:r>
      </w:del>
      <w:ins w:id="237" w:author="Author" w:date="2019-04-08T20:33:00Z">
        <w:del w:id="238" w:author="Author" w:date="2019-04-09T10:57:00Z">
          <w:r w:rsidR="005A24F9" w:rsidDel="00A47B20">
            <w:rPr>
              <w:rFonts w:ascii="Arial" w:hAnsi="Arial" w:cs="Arial"/>
              <w:sz w:val="20"/>
            </w:rPr>
            <w:delText>,</w:delText>
          </w:r>
        </w:del>
      </w:ins>
      <w:del w:id="239" w:author="Author" w:date="2019-04-09T10:57:00Z">
        <w:r w:rsidRPr="00840E67" w:rsidDel="00A47B20">
          <w:rPr>
            <w:rFonts w:ascii="Arial" w:hAnsi="Arial" w:cs="Arial"/>
            <w:sz w:val="20"/>
          </w:rPr>
          <w:delText xml:space="preserve"> and non-trade balances.</w:delText>
        </w:r>
      </w:del>
      <w:ins w:id="240" w:author="Author" w:date="2019-04-09T11:00:00Z">
        <w:r w:rsidR="00A47B20">
          <w:rPr>
            <w:rFonts w:ascii="Arial" w:hAnsi="Arial" w:cs="Arial"/>
            <w:sz w:val="20"/>
          </w:rPr>
          <w:t>accounts receivable</w:t>
        </w:r>
      </w:ins>
      <w:ins w:id="241" w:author="Author" w:date="2019-04-09T10:57:00Z">
        <w:r w:rsidR="00A47B20">
          <w:rPr>
            <w:rFonts w:ascii="Arial" w:hAnsi="Arial" w:cs="Arial"/>
            <w:sz w:val="20"/>
          </w:rPr>
          <w:t xml:space="preserve"> by payer and inquire about collections and adjustments.</w:t>
        </w:r>
      </w:ins>
    </w:p>
    <w:p w:rsidR="009B1D93" w:rsidRPr="00840E67" w:rsidRDefault="009B1D93">
      <w:pPr>
        <w:pStyle w:val="Bulletfornos"/>
        <w:numPr>
          <w:ilvl w:val="0"/>
          <w:numId w:val="39"/>
        </w:numPr>
        <w:tabs>
          <w:tab w:val="num" w:pos="700"/>
        </w:tabs>
        <w:spacing w:before="0" w:after="60" w:line="240" w:lineRule="auto"/>
        <w:ind w:left="700" w:hanging="160"/>
        <w:textAlignment w:val="baseline"/>
        <w:rPr>
          <w:rFonts w:ascii="Arial" w:hAnsi="Arial" w:cs="Arial"/>
          <w:b/>
          <w:sz w:val="20"/>
        </w:rPr>
        <w:pPrChange w:id="242" w:author="Author" w:date="2019-04-09T12:48:00Z">
          <w:pPr>
            <w:pStyle w:val="Bulletfornos"/>
            <w:numPr>
              <w:numId w:val="39"/>
            </w:numPr>
            <w:tabs>
              <w:tab w:val="num" w:pos="700"/>
            </w:tabs>
            <w:spacing w:before="0" w:line="240" w:lineRule="auto"/>
            <w:ind w:left="700" w:hanging="160"/>
            <w:textAlignment w:val="baseline"/>
          </w:pPr>
        </w:pPrChange>
      </w:pPr>
      <w:r w:rsidRPr="00840E67">
        <w:rPr>
          <w:rFonts w:ascii="Arial" w:hAnsi="Arial" w:cs="Arial"/>
          <w:b/>
          <w:sz w:val="20"/>
        </w:rPr>
        <w:t>Inventories</w:t>
      </w:r>
    </w:p>
    <w:p w:rsidR="009B1D93" w:rsidRPr="00EB2C53" w:rsidRDefault="009B1D93">
      <w:pPr>
        <w:spacing w:after="60" w:line="240" w:lineRule="auto"/>
        <w:ind w:left="720"/>
        <w:jc w:val="both"/>
        <w:rPr>
          <w:rFonts w:ascii="Arial" w:hAnsi="Arial" w:cs="Arial"/>
          <w:sz w:val="20"/>
        </w:rPr>
        <w:pPrChange w:id="243" w:author="Author" w:date="2019-04-09T12:48:00Z">
          <w:pPr>
            <w:spacing w:after="0" w:line="240" w:lineRule="auto"/>
            <w:ind w:left="720"/>
            <w:jc w:val="both"/>
          </w:pPr>
        </w:pPrChange>
      </w:pPr>
      <w:r w:rsidRPr="00840E67">
        <w:rPr>
          <w:rFonts w:ascii="Arial" w:hAnsi="Arial" w:cs="Arial"/>
          <w:sz w:val="20"/>
        </w:rPr>
        <w:t xml:space="preserve">Understand Target’s underlying process for recording inventory and comment on unusual items.  </w:t>
      </w:r>
    </w:p>
    <w:p w:rsidR="009B1D93" w:rsidRPr="00840E67" w:rsidRDefault="009B1D93">
      <w:pPr>
        <w:pStyle w:val="Bulletfornos"/>
        <w:numPr>
          <w:ilvl w:val="0"/>
          <w:numId w:val="39"/>
        </w:numPr>
        <w:tabs>
          <w:tab w:val="num" w:pos="700"/>
        </w:tabs>
        <w:spacing w:before="0" w:after="60" w:line="240" w:lineRule="auto"/>
        <w:ind w:left="700" w:hanging="160"/>
        <w:textAlignment w:val="baseline"/>
        <w:rPr>
          <w:rFonts w:ascii="Arial" w:hAnsi="Arial" w:cs="Arial"/>
          <w:b/>
          <w:sz w:val="20"/>
        </w:rPr>
        <w:pPrChange w:id="244" w:author="Author" w:date="2019-04-09T12:48:00Z">
          <w:pPr>
            <w:pStyle w:val="Bulletfornos"/>
            <w:numPr>
              <w:numId w:val="39"/>
            </w:numPr>
            <w:tabs>
              <w:tab w:val="num" w:pos="700"/>
            </w:tabs>
            <w:spacing w:before="0" w:line="240" w:lineRule="auto"/>
            <w:ind w:left="700" w:hanging="160"/>
            <w:textAlignment w:val="baseline"/>
          </w:pPr>
        </w:pPrChange>
      </w:pPr>
      <w:r w:rsidRPr="00840E67">
        <w:rPr>
          <w:rFonts w:ascii="Arial" w:hAnsi="Arial" w:cs="Arial"/>
          <w:b/>
          <w:sz w:val="20"/>
        </w:rPr>
        <w:t>Other current assets</w:t>
      </w:r>
    </w:p>
    <w:p w:rsidR="009B1D93" w:rsidRPr="00840E67" w:rsidRDefault="009B1D93">
      <w:pPr>
        <w:spacing w:after="60" w:line="240" w:lineRule="auto"/>
        <w:ind w:left="720"/>
        <w:jc w:val="both"/>
        <w:rPr>
          <w:rFonts w:ascii="Arial" w:hAnsi="Arial" w:cs="Arial"/>
          <w:sz w:val="20"/>
        </w:rPr>
        <w:pPrChange w:id="245" w:author="Author" w:date="2019-04-09T12:48:00Z">
          <w:pPr>
            <w:spacing w:after="0" w:line="240" w:lineRule="auto"/>
            <w:ind w:left="720"/>
            <w:jc w:val="both"/>
          </w:pPr>
        </w:pPrChange>
      </w:pPr>
      <w:r w:rsidRPr="00840E67">
        <w:rPr>
          <w:rFonts w:ascii="Arial" w:hAnsi="Arial" w:cs="Arial"/>
          <w:sz w:val="20"/>
        </w:rPr>
        <w:t>Obtain and read an analysis of the Target’s other current assets and comment on unusual items, significant fluctuations and the existence of other balances to be potentially excluded from working capital (e.g. income taxes recovera</w:t>
      </w:r>
      <w:r w:rsidR="00EB2C53">
        <w:rPr>
          <w:rFonts w:ascii="Arial" w:hAnsi="Arial" w:cs="Arial"/>
          <w:sz w:val="20"/>
        </w:rPr>
        <w:t>ble and deferred finance costs)</w:t>
      </w:r>
    </w:p>
    <w:p w:rsidR="009B1D93" w:rsidRPr="00840E67" w:rsidRDefault="009B1D93">
      <w:pPr>
        <w:pStyle w:val="Bulletfornos"/>
        <w:numPr>
          <w:ilvl w:val="0"/>
          <w:numId w:val="39"/>
        </w:numPr>
        <w:tabs>
          <w:tab w:val="num" w:pos="700"/>
        </w:tabs>
        <w:spacing w:before="0" w:after="60" w:line="240" w:lineRule="auto"/>
        <w:ind w:left="700" w:hanging="160"/>
        <w:textAlignment w:val="baseline"/>
        <w:rPr>
          <w:rFonts w:ascii="Arial" w:hAnsi="Arial" w:cs="Arial"/>
          <w:b/>
          <w:sz w:val="20"/>
        </w:rPr>
        <w:pPrChange w:id="246" w:author="Author" w:date="2019-04-09T12:48:00Z">
          <w:pPr>
            <w:pStyle w:val="Bulletfornos"/>
            <w:numPr>
              <w:numId w:val="39"/>
            </w:numPr>
            <w:tabs>
              <w:tab w:val="num" w:pos="700"/>
            </w:tabs>
            <w:spacing w:before="0" w:line="240" w:lineRule="auto"/>
            <w:ind w:left="700" w:hanging="160"/>
            <w:textAlignment w:val="baseline"/>
          </w:pPr>
        </w:pPrChange>
      </w:pPr>
      <w:r w:rsidRPr="00840E67">
        <w:rPr>
          <w:rFonts w:ascii="Arial" w:hAnsi="Arial" w:cs="Arial"/>
          <w:b/>
          <w:sz w:val="20"/>
        </w:rPr>
        <w:t>Trade and other payables and accrued liabilities</w:t>
      </w:r>
    </w:p>
    <w:p w:rsidR="009B1D93" w:rsidRPr="00840E67" w:rsidRDefault="009B1D93">
      <w:pPr>
        <w:pStyle w:val="Bulletfornos"/>
        <w:spacing w:before="0" w:after="60" w:line="240" w:lineRule="auto"/>
        <w:ind w:left="720" w:firstLine="0"/>
        <w:rPr>
          <w:rFonts w:ascii="Arial" w:hAnsi="Arial" w:cs="Arial"/>
          <w:b/>
          <w:sz w:val="20"/>
        </w:rPr>
        <w:pPrChange w:id="247" w:author="Author" w:date="2019-04-09T12:48:00Z">
          <w:pPr>
            <w:pStyle w:val="Bulletfornos"/>
            <w:spacing w:before="0" w:line="240" w:lineRule="auto"/>
            <w:ind w:left="720" w:firstLine="0"/>
          </w:pPr>
        </w:pPrChange>
      </w:pPr>
      <w:r w:rsidRPr="00840E67">
        <w:rPr>
          <w:rFonts w:ascii="Arial" w:hAnsi="Arial" w:cs="Arial"/>
          <w:sz w:val="20"/>
        </w:rPr>
        <w:t>Obtain and read an analysis of Target’s payables and accrued liabilities and inquire about:</w:t>
      </w:r>
    </w:p>
    <w:p w:rsidR="009B1D93" w:rsidRPr="00840E67" w:rsidRDefault="009B1D93">
      <w:pPr>
        <w:numPr>
          <w:ilvl w:val="0"/>
          <w:numId w:val="40"/>
        </w:numPr>
        <w:tabs>
          <w:tab w:val="clear" w:pos="720"/>
          <w:tab w:val="num" w:pos="1080"/>
        </w:tabs>
        <w:overflowPunct w:val="0"/>
        <w:autoSpaceDE w:val="0"/>
        <w:autoSpaceDN w:val="0"/>
        <w:adjustRightInd w:val="0"/>
        <w:spacing w:after="60" w:line="240" w:lineRule="auto"/>
        <w:ind w:left="1080"/>
        <w:textAlignment w:val="baseline"/>
        <w:rPr>
          <w:rFonts w:ascii="Arial" w:hAnsi="Arial" w:cs="Arial"/>
          <w:sz w:val="20"/>
        </w:rPr>
        <w:pPrChange w:id="248" w:author="Author" w:date="2019-04-09T12:48:00Z">
          <w:pPr>
            <w:numPr>
              <w:numId w:val="40"/>
            </w:numPr>
            <w:tabs>
              <w:tab w:val="num" w:pos="720"/>
              <w:tab w:val="num" w:pos="1080"/>
            </w:tabs>
            <w:overflowPunct w:val="0"/>
            <w:autoSpaceDE w:val="0"/>
            <w:autoSpaceDN w:val="0"/>
            <w:adjustRightInd w:val="0"/>
            <w:spacing w:after="0" w:line="240" w:lineRule="auto"/>
            <w:ind w:left="1080" w:hanging="360"/>
            <w:textAlignment w:val="baseline"/>
          </w:pPr>
        </w:pPrChange>
      </w:pPr>
      <w:r w:rsidRPr="00840E67">
        <w:rPr>
          <w:rFonts w:ascii="Arial" w:hAnsi="Arial" w:cs="Arial"/>
          <w:sz w:val="20"/>
        </w:rPr>
        <w:t>Terms of trade with major suppliers, aging analysis;</w:t>
      </w:r>
    </w:p>
    <w:p w:rsidR="009B1D93" w:rsidRPr="00840E67" w:rsidRDefault="009B1D93">
      <w:pPr>
        <w:numPr>
          <w:ilvl w:val="0"/>
          <w:numId w:val="40"/>
        </w:numPr>
        <w:tabs>
          <w:tab w:val="clear" w:pos="720"/>
          <w:tab w:val="num" w:pos="1080"/>
        </w:tabs>
        <w:overflowPunct w:val="0"/>
        <w:autoSpaceDE w:val="0"/>
        <w:autoSpaceDN w:val="0"/>
        <w:adjustRightInd w:val="0"/>
        <w:spacing w:after="60" w:line="240" w:lineRule="auto"/>
        <w:ind w:left="1080"/>
        <w:textAlignment w:val="baseline"/>
        <w:rPr>
          <w:rFonts w:ascii="Arial" w:hAnsi="Arial" w:cs="Arial"/>
          <w:sz w:val="20"/>
        </w:rPr>
        <w:pPrChange w:id="249" w:author="Author" w:date="2019-04-09T12:48:00Z">
          <w:pPr>
            <w:numPr>
              <w:numId w:val="40"/>
            </w:numPr>
            <w:tabs>
              <w:tab w:val="num" w:pos="720"/>
              <w:tab w:val="num" w:pos="1080"/>
            </w:tabs>
            <w:overflowPunct w:val="0"/>
            <w:autoSpaceDE w:val="0"/>
            <w:autoSpaceDN w:val="0"/>
            <w:adjustRightInd w:val="0"/>
            <w:spacing w:after="0" w:line="240" w:lineRule="auto"/>
            <w:ind w:left="1080" w:hanging="360"/>
            <w:textAlignment w:val="baseline"/>
          </w:pPr>
        </w:pPrChange>
      </w:pPr>
      <w:r w:rsidRPr="00840E67">
        <w:rPr>
          <w:rFonts w:ascii="Arial" w:hAnsi="Arial" w:cs="Arial"/>
          <w:sz w:val="20"/>
        </w:rPr>
        <w:t>Accrued liabilities; and</w:t>
      </w:r>
    </w:p>
    <w:p w:rsidR="009B1D93" w:rsidRPr="00840E67" w:rsidRDefault="009B1D93">
      <w:pPr>
        <w:numPr>
          <w:ilvl w:val="0"/>
          <w:numId w:val="40"/>
        </w:numPr>
        <w:tabs>
          <w:tab w:val="clear" w:pos="720"/>
          <w:tab w:val="num" w:pos="1080"/>
        </w:tabs>
        <w:overflowPunct w:val="0"/>
        <w:autoSpaceDE w:val="0"/>
        <w:autoSpaceDN w:val="0"/>
        <w:adjustRightInd w:val="0"/>
        <w:spacing w:after="60" w:line="240" w:lineRule="auto"/>
        <w:ind w:left="1080"/>
        <w:textAlignment w:val="baseline"/>
        <w:rPr>
          <w:rFonts w:ascii="Arial" w:hAnsi="Arial" w:cs="Arial"/>
          <w:sz w:val="20"/>
        </w:rPr>
        <w:pPrChange w:id="250" w:author="Author" w:date="2019-04-09T12:48:00Z">
          <w:pPr>
            <w:numPr>
              <w:numId w:val="40"/>
            </w:numPr>
            <w:tabs>
              <w:tab w:val="num" w:pos="720"/>
              <w:tab w:val="num" w:pos="1080"/>
            </w:tabs>
            <w:overflowPunct w:val="0"/>
            <w:autoSpaceDE w:val="0"/>
            <w:autoSpaceDN w:val="0"/>
            <w:adjustRightInd w:val="0"/>
            <w:spacing w:after="0" w:line="240" w:lineRule="auto"/>
            <w:ind w:left="1080" w:hanging="360"/>
            <w:textAlignment w:val="baseline"/>
          </w:pPr>
        </w:pPrChange>
      </w:pPr>
      <w:r w:rsidRPr="00840E67">
        <w:rPr>
          <w:rFonts w:ascii="Arial" w:hAnsi="Arial" w:cs="Arial"/>
          <w:sz w:val="20"/>
        </w:rPr>
        <w:t>Other current and non-current liabilities.</w:t>
      </w:r>
    </w:p>
    <w:p w:rsidR="009B1D93" w:rsidRPr="00840E67" w:rsidRDefault="009B1D93" w:rsidP="009B1D93">
      <w:pPr>
        <w:pStyle w:val="Bulletwiths"/>
        <w:tabs>
          <w:tab w:val="num" w:pos="1080"/>
        </w:tabs>
        <w:spacing w:before="0"/>
        <w:rPr>
          <w:rFonts w:ascii="Arial" w:hAnsi="Arial" w:cs="Arial"/>
          <w:sz w:val="20"/>
        </w:rPr>
      </w:pPr>
    </w:p>
    <w:p w:rsidR="009B1D93" w:rsidRPr="00840E67" w:rsidRDefault="009B1D93" w:rsidP="009B1D93">
      <w:pPr>
        <w:pStyle w:val="Bulletfornos"/>
        <w:numPr>
          <w:ilvl w:val="0"/>
          <w:numId w:val="38"/>
        </w:numPr>
        <w:spacing w:line="240" w:lineRule="auto"/>
        <w:textAlignment w:val="baseline"/>
        <w:rPr>
          <w:rFonts w:ascii="Arial" w:hAnsi="Arial" w:cs="Arial"/>
          <w:b/>
          <w:sz w:val="20"/>
        </w:rPr>
      </w:pPr>
      <w:r w:rsidRPr="00840E67">
        <w:rPr>
          <w:rFonts w:ascii="Arial" w:hAnsi="Arial" w:cs="Arial"/>
          <w:b/>
          <w:sz w:val="20"/>
        </w:rPr>
        <w:t xml:space="preserve">Capital expenditure requirements </w:t>
      </w:r>
      <w:del w:id="251" w:author="Author" w:date="2019-04-09T11:15:00Z">
        <w:r w:rsidRPr="00840E67" w:rsidDel="00807BD6">
          <w:rPr>
            <w:rFonts w:ascii="Arial" w:hAnsi="Arial" w:cs="Arial"/>
            <w:b/>
            <w:sz w:val="20"/>
          </w:rPr>
          <w:delText>(if applicable)</w:delText>
        </w:r>
      </w:del>
    </w:p>
    <w:p w:rsidR="009B1D93" w:rsidRPr="00840E67" w:rsidRDefault="009B1D93" w:rsidP="009B1D93">
      <w:pPr>
        <w:pStyle w:val="Bulletfornos"/>
        <w:tabs>
          <w:tab w:val="left" w:pos="1080"/>
        </w:tabs>
        <w:ind w:left="340" w:firstLine="0"/>
        <w:rPr>
          <w:rFonts w:ascii="Arial" w:hAnsi="Arial" w:cs="Arial"/>
          <w:sz w:val="20"/>
        </w:rPr>
      </w:pPr>
      <w:r w:rsidRPr="00840E67">
        <w:rPr>
          <w:rFonts w:ascii="Arial" w:hAnsi="Arial" w:cs="Arial"/>
          <w:sz w:val="20"/>
        </w:rPr>
        <w:t>Obtain and read an analysis of existing and future capital cost requirements including:</w:t>
      </w:r>
    </w:p>
    <w:p w:rsidR="009B1D93" w:rsidRPr="00840E67" w:rsidRDefault="009B1D93" w:rsidP="009B1D93">
      <w:pPr>
        <w:pStyle w:val="Bulletwiths"/>
        <w:numPr>
          <w:ilvl w:val="0"/>
          <w:numId w:val="36"/>
        </w:numPr>
        <w:spacing w:before="0"/>
        <w:textAlignment w:val="baseline"/>
        <w:rPr>
          <w:rFonts w:ascii="Arial" w:hAnsi="Arial" w:cs="Arial"/>
          <w:sz w:val="20"/>
        </w:rPr>
      </w:pPr>
      <w:r w:rsidRPr="00840E67">
        <w:rPr>
          <w:rFonts w:ascii="Arial" w:hAnsi="Arial" w:cs="Arial"/>
          <w:sz w:val="20"/>
        </w:rPr>
        <w:t>Maintenance versus growth capital expenditures;</w:t>
      </w:r>
      <w:ins w:id="252" w:author="Author" w:date="2019-04-09T12:28:00Z">
        <w:r w:rsidR="00002A0E">
          <w:rPr>
            <w:rFonts w:ascii="Arial" w:hAnsi="Arial" w:cs="Arial"/>
            <w:sz w:val="20"/>
          </w:rPr>
          <w:t xml:space="preserve"> and</w:t>
        </w:r>
      </w:ins>
    </w:p>
    <w:p w:rsidR="009B1D93" w:rsidRPr="00840E67" w:rsidRDefault="009B1D93" w:rsidP="009B1D93">
      <w:pPr>
        <w:pStyle w:val="Bulletwiths"/>
        <w:numPr>
          <w:ilvl w:val="0"/>
          <w:numId w:val="36"/>
        </w:numPr>
        <w:spacing w:before="0"/>
        <w:textAlignment w:val="baseline"/>
        <w:rPr>
          <w:rFonts w:ascii="Arial" w:hAnsi="Arial" w:cs="Arial"/>
          <w:sz w:val="20"/>
        </w:rPr>
      </w:pPr>
      <w:r w:rsidRPr="00840E67">
        <w:rPr>
          <w:rFonts w:ascii="Arial" w:hAnsi="Arial" w:cs="Arial"/>
          <w:sz w:val="20"/>
        </w:rPr>
        <w:t>Other historical, deferred, and planned capital expenditures</w:t>
      </w:r>
      <w:ins w:id="253" w:author="Author" w:date="2019-04-09T12:28:00Z">
        <w:r w:rsidR="00002A0E">
          <w:rPr>
            <w:rFonts w:ascii="Arial" w:hAnsi="Arial" w:cs="Arial"/>
            <w:sz w:val="20"/>
          </w:rPr>
          <w:t>.</w:t>
        </w:r>
      </w:ins>
      <w:del w:id="254" w:author="Author" w:date="2019-04-09T12:28:00Z">
        <w:r w:rsidRPr="00840E67" w:rsidDel="00002A0E">
          <w:rPr>
            <w:rFonts w:ascii="Arial" w:hAnsi="Arial" w:cs="Arial"/>
            <w:sz w:val="20"/>
          </w:rPr>
          <w:delText>; and</w:delText>
        </w:r>
      </w:del>
    </w:p>
    <w:p w:rsidR="009B1D93" w:rsidRPr="00840E67" w:rsidDel="00002A0E" w:rsidRDefault="009B1D93" w:rsidP="009B1D93">
      <w:pPr>
        <w:pStyle w:val="Bulletwiths"/>
        <w:numPr>
          <w:ilvl w:val="0"/>
          <w:numId w:val="36"/>
        </w:numPr>
        <w:spacing w:before="0"/>
        <w:textAlignment w:val="baseline"/>
        <w:rPr>
          <w:del w:id="255" w:author="Author" w:date="2019-04-09T12:28:00Z"/>
          <w:rFonts w:ascii="Arial" w:hAnsi="Arial" w:cs="Arial"/>
          <w:sz w:val="20"/>
        </w:rPr>
      </w:pPr>
      <w:del w:id="256" w:author="Author" w:date="2019-04-09T12:28:00Z">
        <w:r w:rsidRPr="00840E67" w:rsidDel="00002A0E">
          <w:rPr>
            <w:rFonts w:ascii="Arial" w:hAnsi="Arial" w:cs="Arial"/>
            <w:sz w:val="20"/>
          </w:rPr>
          <w:delText>Impairment write-downs and issues.</w:delText>
        </w:r>
      </w:del>
    </w:p>
    <w:p w:rsidR="009B1D93" w:rsidRPr="00840E67" w:rsidRDefault="009B1D93" w:rsidP="009B1D93">
      <w:pPr>
        <w:pStyle w:val="Bulletwiths"/>
        <w:tabs>
          <w:tab w:val="num" w:pos="1080"/>
        </w:tabs>
        <w:spacing w:before="0"/>
        <w:rPr>
          <w:rFonts w:ascii="Arial" w:hAnsi="Arial" w:cs="Arial"/>
          <w:sz w:val="20"/>
        </w:rPr>
      </w:pPr>
    </w:p>
    <w:p w:rsidR="009B1D93" w:rsidRPr="00840E67" w:rsidRDefault="009B1D93" w:rsidP="009B1D93">
      <w:pPr>
        <w:pStyle w:val="Bulletfornos"/>
        <w:numPr>
          <w:ilvl w:val="0"/>
          <w:numId w:val="38"/>
        </w:numPr>
        <w:spacing w:line="240" w:lineRule="auto"/>
        <w:textAlignment w:val="baseline"/>
        <w:rPr>
          <w:rFonts w:ascii="Arial" w:hAnsi="Arial" w:cs="Arial"/>
          <w:b/>
          <w:sz w:val="20"/>
        </w:rPr>
      </w:pPr>
      <w:r w:rsidRPr="00840E67">
        <w:rPr>
          <w:rFonts w:ascii="Arial" w:hAnsi="Arial" w:cs="Arial"/>
          <w:b/>
          <w:sz w:val="20"/>
        </w:rPr>
        <w:t>Net debt / debt-like items</w:t>
      </w:r>
    </w:p>
    <w:p w:rsidR="009B1D93" w:rsidRPr="00840E67" w:rsidRDefault="009B1D93">
      <w:pPr>
        <w:pStyle w:val="Bulletwiths"/>
        <w:numPr>
          <w:ilvl w:val="0"/>
          <w:numId w:val="48"/>
        </w:numPr>
        <w:textAlignment w:val="baseline"/>
        <w:rPr>
          <w:rFonts w:ascii="Arial" w:hAnsi="Arial" w:cs="Arial"/>
          <w:sz w:val="20"/>
        </w:rPr>
        <w:pPrChange w:id="257" w:author="Author" w:date="2019-04-08T20:34:00Z">
          <w:pPr>
            <w:pStyle w:val="Bulletwiths"/>
            <w:numPr>
              <w:numId w:val="48"/>
            </w:numPr>
            <w:tabs>
              <w:tab w:val="num" w:pos="720"/>
            </w:tabs>
            <w:spacing w:before="0"/>
            <w:ind w:left="720"/>
            <w:textAlignment w:val="baseline"/>
          </w:pPr>
        </w:pPrChange>
      </w:pPr>
      <w:r w:rsidRPr="00840E67">
        <w:rPr>
          <w:rFonts w:ascii="Arial" w:hAnsi="Arial" w:cs="Arial"/>
          <w:sz w:val="20"/>
        </w:rPr>
        <w:t xml:space="preserve">Summarize and comment on net debt items (on and off balance sheet) presented by management and other potential debt-like items.  </w:t>
      </w:r>
    </w:p>
    <w:p w:rsidR="009B1D93" w:rsidRPr="00840E67" w:rsidRDefault="009B1D93" w:rsidP="009B1D93">
      <w:pPr>
        <w:pStyle w:val="Bulletwiths"/>
        <w:numPr>
          <w:ilvl w:val="0"/>
          <w:numId w:val="48"/>
        </w:numPr>
        <w:spacing w:before="0"/>
        <w:textAlignment w:val="baseline"/>
        <w:rPr>
          <w:rFonts w:ascii="Arial" w:hAnsi="Arial" w:cs="Arial"/>
          <w:sz w:val="20"/>
        </w:rPr>
      </w:pPr>
      <w:r w:rsidRPr="00840E67">
        <w:rPr>
          <w:rFonts w:ascii="Arial" w:hAnsi="Arial" w:cs="Arial"/>
          <w:sz w:val="20"/>
        </w:rPr>
        <w:t>Analysis of remaining liabilities surrounding contingent consideration.</w:t>
      </w:r>
    </w:p>
    <w:p w:rsidR="009B1D93" w:rsidRPr="00840E67" w:rsidRDefault="009B1D93" w:rsidP="009B1D93">
      <w:pPr>
        <w:pStyle w:val="Bulletwiths"/>
        <w:spacing w:before="0"/>
        <w:ind w:left="720" w:firstLine="0"/>
        <w:rPr>
          <w:rFonts w:ascii="Arial" w:hAnsi="Arial" w:cs="Arial"/>
          <w:sz w:val="20"/>
        </w:rPr>
      </w:pPr>
    </w:p>
    <w:p w:rsidR="009B1D93" w:rsidRPr="00840E67" w:rsidRDefault="009B1D93" w:rsidP="009B1D93">
      <w:pPr>
        <w:pStyle w:val="Bulletfornos"/>
        <w:numPr>
          <w:ilvl w:val="0"/>
          <w:numId w:val="38"/>
        </w:numPr>
        <w:spacing w:line="240" w:lineRule="auto"/>
        <w:textAlignment w:val="baseline"/>
        <w:rPr>
          <w:rFonts w:ascii="Arial" w:hAnsi="Arial" w:cs="Arial"/>
          <w:b/>
          <w:sz w:val="20"/>
        </w:rPr>
      </w:pPr>
      <w:r w:rsidRPr="00840E67">
        <w:rPr>
          <w:rFonts w:ascii="Arial" w:hAnsi="Arial" w:cs="Arial"/>
          <w:b/>
          <w:sz w:val="20"/>
        </w:rPr>
        <w:t>Commitments and contingencies</w:t>
      </w:r>
    </w:p>
    <w:p w:rsidR="009B1D93" w:rsidRPr="00840E67" w:rsidRDefault="009B1D93" w:rsidP="009B1D93">
      <w:pPr>
        <w:pStyle w:val="Bulletfornos"/>
        <w:spacing w:line="240" w:lineRule="auto"/>
        <w:ind w:firstLine="0"/>
        <w:rPr>
          <w:rFonts w:ascii="Arial" w:hAnsi="Arial" w:cs="Arial"/>
          <w:sz w:val="20"/>
        </w:rPr>
      </w:pPr>
      <w:r w:rsidRPr="00840E67">
        <w:rPr>
          <w:rFonts w:ascii="Arial" w:hAnsi="Arial" w:cs="Arial"/>
          <w:sz w:val="20"/>
        </w:rPr>
        <w:t>Inquire about significant commitments and contingent liabilities including:</w:t>
      </w:r>
    </w:p>
    <w:p w:rsidR="009B1D93" w:rsidRPr="00840E67" w:rsidRDefault="009B1D93" w:rsidP="009B1D93">
      <w:pPr>
        <w:numPr>
          <w:ilvl w:val="0"/>
          <w:numId w:val="41"/>
        </w:numPr>
        <w:overflowPunct w:val="0"/>
        <w:autoSpaceDE w:val="0"/>
        <w:autoSpaceDN w:val="0"/>
        <w:adjustRightInd w:val="0"/>
        <w:spacing w:after="0" w:line="240" w:lineRule="auto"/>
        <w:textAlignment w:val="baseline"/>
        <w:rPr>
          <w:rFonts w:ascii="Arial" w:hAnsi="Arial" w:cs="Arial"/>
          <w:sz w:val="20"/>
        </w:rPr>
      </w:pPr>
      <w:r w:rsidRPr="00840E67">
        <w:rPr>
          <w:rFonts w:ascii="Arial" w:hAnsi="Arial" w:cs="Arial"/>
          <w:sz w:val="20"/>
        </w:rPr>
        <w:t>Pending or threatened litigation or investigations;</w:t>
      </w:r>
    </w:p>
    <w:p w:rsidR="009B1D93" w:rsidRPr="00840E67" w:rsidRDefault="009B1D93" w:rsidP="009B1D93">
      <w:pPr>
        <w:numPr>
          <w:ilvl w:val="0"/>
          <w:numId w:val="41"/>
        </w:numPr>
        <w:overflowPunct w:val="0"/>
        <w:autoSpaceDE w:val="0"/>
        <w:autoSpaceDN w:val="0"/>
        <w:adjustRightInd w:val="0"/>
        <w:spacing w:after="0" w:line="240" w:lineRule="auto"/>
        <w:textAlignment w:val="baseline"/>
        <w:rPr>
          <w:rFonts w:ascii="Arial" w:hAnsi="Arial" w:cs="Arial"/>
          <w:sz w:val="20"/>
        </w:rPr>
      </w:pPr>
      <w:r w:rsidRPr="00840E67">
        <w:rPr>
          <w:rFonts w:ascii="Arial" w:hAnsi="Arial" w:cs="Arial"/>
          <w:sz w:val="20"/>
        </w:rPr>
        <w:t xml:space="preserve">Incentive compensation; </w:t>
      </w:r>
    </w:p>
    <w:p w:rsidR="009B1D93" w:rsidRPr="00840E67" w:rsidRDefault="009B1D93" w:rsidP="009B1D93">
      <w:pPr>
        <w:numPr>
          <w:ilvl w:val="0"/>
          <w:numId w:val="41"/>
        </w:numPr>
        <w:overflowPunct w:val="0"/>
        <w:autoSpaceDE w:val="0"/>
        <w:autoSpaceDN w:val="0"/>
        <w:adjustRightInd w:val="0"/>
        <w:spacing w:after="0" w:line="240" w:lineRule="auto"/>
        <w:textAlignment w:val="baseline"/>
        <w:rPr>
          <w:rFonts w:ascii="Arial" w:hAnsi="Arial" w:cs="Arial"/>
          <w:sz w:val="20"/>
        </w:rPr>
      </w:pPr>
      <w:r w:rsidRPr="00840E67">
        <w:rPr>
          <w:rFonts w:ascii="Arial" w:hAnsi="Arial" w:cs="Arial"/>
          <w:sz w:val="20"/>
        </w:rPr>
        <w:t>Purchase commitments; and</w:t>
      </w:r>
    </w:p>
    <w:p w:rsidR="009B1D93" w:rsidRPr="00B54505" w:rsidRDefault="009B1D93" w:rsidP="009B1D93">
      <w:pPr>
        <w:numPr>
          <w:ilvl w:val="0"/>
          <w:numId w:val="41"/>
        </w:numPr>
        <w:overflowPunct w:val="0"/>
        <w:autoSpaceDE w:val="0"/>
        <w:autoSpaceDN w:val="0"/>
        <w:adjustRightInd w:val="0"/>
        <w:spacing w:after="0" w:line="240" w:lineRule="auto"/>
        <w:textAlignment w:val="baseline"/>
        <w:rPr>
          <w:rFonts w:ascii="Arial" w:hAnsi="Arial" w:cs="Arial"/>
          <w:sz w:val="20"/>
        </w:rPr>
      </w:pPr>
      <w:r w:rsidRPr="00840E67">
        <w:rPr>
          <w:rFonts w:ascii="Arial" w:hAnsi="Arial" w:cs="Arial"/>
          <w:sz w:val="20"/>
        </w:rPr>
        <w:t>Off-balance sheet transactions.</w:t>
      </w:r>
    </w:p>
    <w:p w:rsidR="00C25D82" w:rsidRDefault="00C25D82" w:rsidP="00497FBA">
      <w:pPr>
        <w:pStyle w:val="Bulletwiths"/>
        <w:spacing w:before="0"/>
        <w:jc w:val="both"/>
        <w:rPr>
          <w:rFonts w:ascii="Arial" w:hAnsi="Arial" w:cs="Arial"/>
          <w:sz w:val="20"/>
        </w:rPr>
      </w:pPr>
    </w:p>
    <w:p w:rsidR="001170FB" w:rsidRDefault="001170FB" w:rsidP="00537342">
      <w:pPr>
        <w:tabs>
          <w:tab w:val="left" w:pos="5760"/>
          <w:tab w:val="left" w:pos="6660"/>
        </w:tabs>
        <w:spacing w:after="0" w:line="240" w:lineRule="auto"/>
        <w:rPr>
          <w:rFonts w:ascii="Arial" w:hAnsi="Arial" w:cs="Arial"/>
          <w:sz w:val="20"/>
          <w:szCs w:val="20"/>
        </w:rPr>
      </w:pPr>
    </w:p>
    <w:sectPr w:rsidR="001170FB" w:rsidSect="00AB7831">
      <w:headerReference w:type="default" r:id="rId10"/>
      <w:headerReference w:type="first" r:id="rId11"/>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7A9D" w:rsidRDefault="00A97A9D" w:rsidP="00C42D48">
      <w:pPr>
        <w:spacing w:after="0" w:line="240" w:lineRule="auto"/>
      </w:pPr>
      <w:r>
        <w:separator/>
      </w:r>
    </w:p>
  </w:endnote>
  <w:endnote w:type="continuationSeparator" w:id="0">
    <w:p w:rsidR="00A97A9D" w:rsidRDefault="00A97A9D" w:rsidP="00C42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for KPMG Light">
    <w:panose1 w:val="020B0403020202020204"/>
    <w:charset w:val="00"/>
    <w:family w:val="swiss"/>
    <w:pitch w:val="variable"/>
    <w:sig w:usb0="800002AF" w:usb1="5000204A"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KPMG Logo">
    <w:panose1 w:val="05000000000000000000"/>
    <w:charset w:val="00"/>
    <w:family w:val="auto"/>
    <w:pitch w:val="variable"/>
    <w:sig w:usb0="00000003" w:usb1="00000000" w:usb2="00000000" w:usb3="00000000" w:csb0="00000001" w:csb1="00000000"/>
  </w:font>
  <w:font w:name="Univers 45 Light">
    <w:panose1 w:val="00000000000000000000"/>
    <w:charset w:val="00"/>
    <w:family w:val="auto"/>
    <w:pitch w:val="variable"/>
    <w:sig w:usb0="8000002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7A9D" w:rsidRDefault="00A97A9D" w:rsidP="00C42D48">
      <w:pPr>
        <w:spacing w:after="0" w:line="240" w:lineRule="auto"/>
      </w:pPr>
      <w:r>
        <w:separator/>
      </w:r>
    </w:p>
  </w:footnote>
  <w:footnote w:type="continuationSeparator" w:id="0">
    <w:p w:rsidR="00A97A9D" w:rsidRDefault="00A97A9D" w:rsidP="00C42D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738" w:rsidRDefault="00EC3810" w:rsidP="00764485">
    <w:pPr>
      <w:pStyle w:val="Header"/>
      <w:tabs>
        <w:tab w:val="left" w:pos="1440"/>
      </w:tabs>
      <w:rPr>
        <w:sz w:val="24"/>
        <w:szCs w:val="24"/>
      </w:rPr>
    </w:pPr>
    <w:r w:rsidRPr="004E24A0">
      <w:rPr>
        <w:rFonts w:ascii="KPMG Logo" w:hAnsi="KPMG Logo"/>
        <w:i/>
        <w:noProof/>
        <w:sz w:val="43"/>
        <w:szCs w:val="44"/>
        <w:lang w:eastAsia="en-US"/>
      </w:rPr>
      <w:drawing>
        <wp:anchor distT="0" distB="0" distL="114300" distR="114300" simplePos="0" relativeHeight="251659264" behindDoc="0" locked="0" layoutInCell="1" allowOverlap="1" wp14:anchorId="4C4FC471" wp14:editId="2B2FF639">
          <wp:simplePos x="0" y="0"/>
          <wp:positionH relativeFrom="column">
            <wp:posOffset>0</wp:posOffset>
          </wp:positionH>
          <wp:positionV relativeFrom="paragraph">
            <wp:posOffset>190500</wp:posOffset>
          </wp:positionV>
          <wp:extent cx="996315" cy="393065"/>
          <wp:effectExtent l="0" t="0" r="0" b="698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6315" cy="393065"/>
                  </a:xfrm>
                  <a:prstGeom prst="rect">
                    <a:avLst/>
                  </a:prstGeom>
                </pic:spPr>
              </pic:pic>
            </a:graphicData>
          </a:graphic>
        </wp:anchor>
      </w:drawing>
    </w:r>
  </w:p>
  <w:p w:rsidR="0027029A" w:rsidRPr="00D26B7F" w:rsidRDefault="0027029A" w:rsidP="00764485">
    <w:pPr>
      <w:pStyle w:val="Header"/>
      <w:tabs>
        <w:tab w:val="left" w:pos="1440"/>
      </w:tabs>
      <w:rPr>
        <w:sz w:val="24"/>
        <w:szCs w:val="24"/>
      </w:rPr>
    </w:pPr>
  </w:p>
  <w:p w:rsidR="00BE0738" w:rsidRDefault="00BE07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5B7C" w:rsidRDefault="00025B7C" w:rsidP="00025B7C">
    <w:pPr>
      <w:pStyle w:val="Header"/>
      <w:tabs>
        <w:tab w:val="left" w:pos="1440"/>
      </w:tabs>
      <w:rPr>
        <w:sz w:val="24"/>
        <w:szCs w:val="24"/>
      </w:rPr>
    </w:pPr>
    <w:r w:rsidRPr="004E24A0">
      <w:rPr>
        <w:rFonts w:ascii="KPMG Logo" w:hAnsi="KPMG Logo"/>
        <w:i/>
        <w:noProof/>
        <w:sz w:val="43"/>
        <w:szCs w:val="44"/>
        <w:lang w:eastAsia="en-US"/>
      </w:rPr>
      <w:drawing>
        <wp:anchor distT="0" distB="0" distL="114300" distR="114300" simplePos="0" relativeHeight="251661312" behindDoc="0" locked="0" layoutInCell="1" allowOverlap="1" wp14:anchorId="6A05B402" wp14:editId="77D79F9E">
          <wp:simplePos x="0" y="0"/>
          <wp:positionH relativeFrom="column">
            <wp:posOffset>0</wp:posOffset>
          </wp:positionH>
          <wp:positionV relativeFrom="paragraph">
            <wp:posOffset>190500</wp:posOffset>
          </wp:positionV>
          <wp:extent cx="996315" cy="39306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6315" cy="393065"/>
                  </a:xfrm>
                  <a:prstGeom prst="rect">
                    <a:avLst/>
                  </a:prstGeom>
                </pic:spPr>
              </pic:pic>
            </a:graphicData>
          </a:graphic>
        </wp:anchor>
      </w:drawing>
    </w:r>
  </w:p>
  <w:p w:rsidR="00025B7C" w:rsidRDefault="00025B7C" w:rsidP="00025B7C">
    <w:pPr>
      <w:pStyle w:val="Header"/>
      <w:tabs>
        <w:tab w:val="left" w:pos="1440"/>
      </w:tabs>
      <w:rPr>
        <w:sz w:val="24"/>
        <w:szCs w:val="24"/>
      </w:rPr>
    </w:pPr>
  </w:p>
  <w:p w:rsidR="00025B7C" w:rsidRDefault="00025B7C" w:rsidP="00025B7C">
    <w:pPr>
      <w:pStyle w:val="Header"/>
      <w:tabs>
        <w:tab w:val="left" w:pos="1440"/>
      </w:tabs>
      <w:rPr>
        <w:sz w:val="24"/>
        <w:szCs w:val="24"/>
      </w:rPr>
    </w:pPr>
  </w:p>
  <w:p w:rsidR="00025B7C" w:rsidRPr="00DE4C06" w:rsidRDefault="00025B7C" w:rsidP="00025B7C">
    <w:pPr>
      <w:overflowPunct w:val="0"/>
      <w:autoSpaceDE w:val="0"/>
      <w:autoSpaceDN w:val="0"/>
      <w:adjustRightInd w:val="0"/>
      <w:spacing w:after="0" w:line="240" w:lineRule="auto"/>
      <w:ind w:left="2117" w:firstLine="763"/>
      <w:textAlignment w:val="baseline"/>
      <w:rPr>
        <w:rFonts w:ascii="Univers 45 Light" w:eastAsia="Times New Roman" w:hAnsi="Univers 45 Light" w:cs="Times New Roman"/>
        <w:i/>
        <w:sz w:val="15"/>
        <w:szCs w:val="15"/>
        <w:lang w:eastAsia="en-US"/>
      </w:rPr>
    </w:pPr>
    <w:r w:rsidRPr="00DE4C06">
      <w:rPr>
        <w:rFonts w:ascii="Univers 45 Light" w:eastAsia="Times New Roman" w:hAnsi="Univers 45 Light" w:cs="Times New Roman"/>
        <w:b/>
        <w:sz w:val="15"/>
        <w:szCs w:val="15"/>
        <w:lang w:eastAsia="en-US"/>
      </w:rPr>
      <w:t>KPMG LLP</w:t>
    </w:r>
  </w:p>
  <w:p w:rsidR="00025B7C" w:rsidRPr="00DE4C06" w:rsidRDefault="00025B7C" w:rsidP="00025B7C">
    <w:pPr>
      <w:overflowPunct w:val="0"/>
      <w:autoSpaceDE w:val="0"/>
      <w:autoSpaceDN w:val="0"/>
      <w:adjustRightInd w:val="0"/>
      <w:spacing w:after="0" w:line="240" w:lineRule="auto"/>
      <w:ind w:left="-43"/>
      <w:textAlignment w:val="baseline"/>
      <w:rPr>
        <w:rFonts w:ascii="Univers 45 Light" w:eastAsia="Times New Roman" w:hAnsi="Univers 45 Light" w:cs="Times New Roman"/>
        <w:i/>
        <w:sz w:val="15"/>
        <w:szCs w:val="15"/>
        <w:lang w:eastAsia="en-US"/>
      </w:rPr>
    </w:pP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t>Bay Adelaide Centre</w:t>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t>Telephone (416) 777-8500</w:t>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p>
  <w:p w:rsidR="00025B7C" w:rsidRPr="00DE4C06" w:rsidRDefault="00025B7C" w:rsidP="00025B7C">
    <w:pPr>
      <w:overflowPunct w:val="0"/>
      <w:autoSpaceDE w:val="0"/>
      <w:autoSpaceDN w:val="0"/>
      <w:adjustRightInd w:val="0"/>
      <w:spacing w:after="0" w:line="240" w:lineRule="auto"/>
      <w:ind w:left="-43"/>
      <w:textAlignment w:val="baseline"/>
      <w:rPr>
        <w:rFonts w:ascii="Univers 45 Light" w:eastAsia="Times New Roman" w:hAnsi="Univers 45 Light" w:cs="Times New Roman"/>
        <w:i/>
        <w:sz w:val="15"/>
        <w:szCs w:val="15"/>
        <w:lang w:eastAsia="en-US"/>
      </w:rPr>
    </w:pP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t>333 Bay Street, Suite 4600</w:t>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t>Fax (416) 777-3107</w:t>
    </w:r>
    <w:r w:rsidRPr="00DE4C06">
      <w:rPr>
        <w:rFonts w:ascii="Univers 45 Light" w:eastAsia="Times New Roman" w:hAnsi="Univers 45 Light" w:cs="Times New Roman"/>
        <w:i/>
        <w:sz w:val="15"/>
        <w:szCs w:val="15"/>
        <w:lang w:eastAsia="en-US"/>
      </w:rPr>
      <w:t xml:space="preserve"> </w:t>
    </w:r>
  </w:p>
  <w:p w:rsidR="00025B7C" w:rsidRPr="00DE4C06" w:rsidRDefault="00025B7C" w:rsidP="00025B7C">
    <w:pPr>
      <w:overflowPunct w:val="0"/>
      <w:autoSpaceDE w:val="0"/>
      <w:autoSpaceDN w:val="0"/>
      <w:adjustRightInd w:val="0"/>
      <w:spacing w:after="0" w:line="240" w:lineRule="auto"/>
      <w:ind w:left="-43"/>
      <w:textAlignment w:val="baseline"/>
      <w:rPr>
        <w:rFonts w:ascii="Univers 45 Light" w:eastAsia="Times New Roman" w:hAnsi="Univers 45 Light" w:cs="Times New Roman"/>
        <w:i/>
        <w:sz w:val="15"/>
        <w:szCs w:val="15"/>
        <w:lang w:eastAsia="en-US"/>
      </w:rPr>
    </w:pP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t xml:space="preserve">Toronto ON </w:t>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hyperlink r:id="rId2" w:history="1">
      <w:r w:rsidRPr="00DE4C06">
        <w:rPr>
          <w:rFonts w:ascii="Univers 45 Light" w:eastAsia="Times New Roman" w:hAnsi="Univers 45 Light" w:cs="Times New Roman"/>
          <w:color w:val="0000FF"/>
          <w:sz w:val="15"/>
          <w:szCs w:val="15"/>
          <w:u w:val="single"/>
          <w:lang w:eastAsia="en-US"/>
        </w:rPr>
        <w:t>www.kpmg.ca</w:t>
      </w:r>
    </w:hyperlink>
  </w:p>
  <w:p w:rsidR="00025B7C" w:rsidRPr="00DE4C06" w:rsidRDefault="00025B7C" w:rsidP="00025B7C">
    <w:pPr>
      <w:overflowPunct w:val="0"/>
      <w:autoSpaceDE w:val="0"/>
      <w:autoSpaceDN w:val="0"/>
      <w:adjustRightInd w:val="0"/>
      <w:spacing w:after="0" w:line="240" w:lineRule="auto"/>
      <w:ind w:left="-43"/>
      <w:textAlignment w:val="baseline"/>
      <w:rPr>
        <w:rFonts w:ascii="Univers 45 Light" w:eastAsia="Times New Roman" w:hAnsi="Univers 45 Light" w:cs="Times New Roman"/>
        <w:i/>
        <w:sz w:val="15"/>
        <w:szCs w:val="15"/>
        <w:lang w:eastAsia="en-US"/>
      </w:rPr>
    </w:pP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r>
    <w:r w:rsidRPr="00DE4C06">
      <w:rPr>
        <w:rFonts w:ascii="Univers 45 Light" w:eastAsia="Times New Roman" w:hAnsi="Univers 45 Light" w:cs="Times New Roman"/>
        <w:sz w:val="15"/>
        <w:szCs w:val="15"/>
        <w:lang w:eastAsia="en-US"/>
      </w:rPr>
      <w:tab/>
      <w:t>M5H 2S5</w:t>
    </w:r>
  </w:p>
  <w:p w:rsidR="00025B7C" w:rsidRPr="00D26B7F" w:rsidRDefault="00025B7C" w:rsidP="00025B7C">
    <w:pPr>
      <w:pStyle w:val="Header"/>
      <w:tabs>
        <w:tab w:val="left" w:pos="1440"/>
      </w:tabs>
      <w:rPr>
        <w:sz w:val="24"/>
        <w:szCs w:val="24"/>
      </w:rPr>
    </w:pPr>
  </w:p>
  <w:p w:rsidR="00025B7C" w:rsidRDefault="00025B7C" w:rsidP="00025B7C">
    <w:pPr>
      <w:pStyle w:val="Header"/>
    </w:pPr>
  </w:p>
  <w:p w:rsidR="00025B7C" w:rsidRDefault="00025B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84F03"/>
    <w:multiLevelType w:val="multilevel"/>
    <w:tmpl w:val="A46C6DEA"/>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8C340BD"/>
    <w:multiLevelType w:val="multilevel"/>
    <w:tmpl w:val="D76A89A4"/>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CB5252C"/>
    <w:multiLevelType w:val="singleLevel"/>
    <w:tmpl w:val="04090001"/>
    <w:lvl w:ilvl="0">
      <w:start w:val="1"/>
      <w:numFmt w:val="bullet"/>
      <w:lvlText w:val=""/>
      <w:lvlJc w:val="left"/>
      <w:pPr>
        <w:ind w:left="1080" w:hanging="360"/>
      </w:pPr>
      <w:rPr>
        <w:rFonts w:ascii="Symbol" w:hAnsi="Symbol" w:hint="default"/>
        <w:color w:val="auto"/>
        <w:sz w:val="24"/>
      </w:rPr>
    </w:lvl>
  </w:abstractNum>
  <w:abstractNum w:abstractNumId="3" w15:restartNumberingAfterBreak="0">
    <w:nsid w:val="151F75AB"/>
    <w:multiLevelType w:val="hybridMultilevel"/>
    <w:tmpl w:val="9CFE2768"/>
    <w:lvl w:ilvl="0" w:tplc="3932B7D6">
      <w:start w:val="1"/>
      <w:numFmt w:val="decimal"/>
      <w:lvlText w:val="%1."/>
      <w:lvlJc w:val="left"/>
      <w:pPr>
        <w:tabs>
          <w:tab w:val="num" w:pos="720"/>
        </w:tabs>
        <w:ind w:left="720" w:hanging="360"/>
      </w:pPr>
      <w:rPr>
        <w:b/>
        <w:i w:val="0"/>
      </w:rPr>
    </w:lvl>
    <w:lvl w:ilvl="1" w:tplc="B0121B42">
      <w:start w:val="1"/>
      <w:numFmt w:val="lowerLetter"/>
      <w:lvlText w:val="%2)"/>
      <w:lvlJc w:val="left"/>
      <w:pPr>
        <w:tabs>
          <w:tab w:val="num" w:pos="1440"/>
        </w:tabs>
        <w:ind w:left="1440" w:hanging="360"/>
      </w:pPr>
      <w:rPr>
        <w:b w:val="0"/>
        <w:i w:val="0"/>
      </w:rPr>
    </w:lvl>
    <w:lvl w:ilvl="2" w:tplc="1E88A37E">
      <w:start w:val="1"/>
      <w:numFmt w:val="decimal"/>
      <w:lvlText w:val="%3."/>
      <w:lvlJc w:val="left"/>
      <w:pPr>
        <w:tabs>
          <w:tab w:val="num" w:pos="2340"/>
        </w:tabs>
        <w:ind w:left="2340" w:hanging="360"/>
      </w:pPr>
      <w:rPr>
        <w:b/>
        <w:i w:val="0"/>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679631C"/>
    <w:multiLevelType w:val="singleLevel"/>
    <w:tmpl w:val="DCC616D0"/>
    <w:lvl w:ilvl="0">
      <w:start w:val="1"/>
      <w:numFmt w:val="lowerRoman"/>
      <w:lvlText w:val="%1."/>
      <w:lvlJc w:val="right"/>
      <w:pPr>
        <w:ind w:left="360" w:hanging="360"/>
      </w:pPr>
      <w:rPr>
        <w:rFonts w:hint="default"/>
        <w:b w:val="0"/>
        <w:color w:val="auto"/>
        <w:sz w:val="22"/>
      </w:rPr>
    </w:lvl>
  </w:abstractNum>
  <w:abstractNum w:abstractNumId="5" w15:restartNumberingAfterBreak="0">
    <w:nsid w:val="16B13ADE"/>
    <w:multiLevelType w:val="multilevel"/>
    <w:tmpl w:val="1CC061E8"/>
    <w:lvl w:ilvl="0">
      <w:start w:val="1"/>
      <w:numFmt w:val="lowerLetter"/>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rPr>
    </w:lvl>
    <w:lvl w:ilvl="2">
      <w:start w:val="158"/>
      <w:numFmt w:val="bullet"/>
      <w:lvlText w:val=""/>
      <w:lvlJc w:val="left"/>
      <w:pPr>
        <w:tabs>
          <w:tab w:val="num" w:pos="2520"/>
        </w:tabs>
        <w:ind w:left="2520" w:hanging="360"/>
      </w:pPr>
      <w:rPr>
        <w:rFonts w:ascii="Symbol" w:hAnsi="Symbol"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
      <w:lvlJc w:val="left"/>
      <w:pPr>
        <w:tabs>
          <w:tab w:val="num" w:pos="3960"/>
        </w:tabs>
        <w:ind w:left="3960" w:hanging="360"/>
      </w:pPr>
      <w:rPr>
        <w:rFonts w:ascii="Symbol" w:hAnsi="Symbol" w:hint="default"/>
      </w:rPr>
    </w:lvl>
    <w:lvl w:ilvl="5">
      <w:start w:val="1"/>
      <w:numFmt w:val="bullet"/>
      <w:lvlText w:val=""/>
      <w:lvlJc w:val="left"/>
      <w:pPr>
        <w:tabs>
          <w:tab w:val="num" w:pos="4680"/>
        </w:tabs>
        <w:ind w:left="4680" w:hanging="360"/>
      </w:pPr>
      <w:rPr>
        <w:rFonts w:ascii="Symbol" w:hAnsi="Symbol"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
      <w:lvlJc w:val="left"/>
      <w:pPr>
        <w:tabs>
          <w:tab w:val="num" w:pos="6120"/>
        </w:tabs>
        <w:ind w:left="6120" w:hanging="360"/>
      </w:pPr>
      <w:rPr>
        <w:rFonts w:ascii="Symbol" w:hAnsi="Symbol" w:hint="default"/>
      </w:rPr>
    </w:lvl>
    <w:lvl w:ilvl="8">
      <w:start w:val="1"/>
      <w:numFmt w:val="bullet"/>
      <w:lvlText w:val=""/>
      <w:lvlJc w:val="left"/>
      <w:pPr>
        <w:tabs>
          <w:tab w:val="num" w:pos="6840"/>
        </w:tabs>
        <w:ind w:left="6840" w:hanging="360"/>
      </w:pPr>
      <w:rPr>
        <w:rFonts w:ascii="Symbol" w:hAnsi="Symbol" w:hint="default"/>
      </w:rPr>
    </w:lvl>
  </w:abstractNum>
  <w:abstractNum w:abstractNumId="6" w15:restartNumberingAfterBreak="0">
    <w:nsid w:val="1BFA6C17"/>
    <w:multiLevelType w:val="multilevel"/>
    <w:tmpl w:val="1C64B12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C8F5B99"/>
    <w:multiLevelType w:val="singleLevel"/>
    <w:tmpl w:val="DCC616D0"/>
    <w:lvl w:ilvl="0">
      <w:start w:val="1"/>
      <w:numFmt w:val="lowerRoman"/>
      <w:lvlText w:val="%1."/>
      <w:lvlJc w:val="right"/>
      <w:pPr>
        <w:ind w:left="360" w:hanging="360"/>
      </w:pPr>
      <w:rPr>
        <w:rFonts w:hint="default"/>
        <w:b w:val="0"/>
        <w:color w:val="auto"/>
        <w:sz w:val="22"/>
      </w:rPr>
    </w:lvl>
  </w:abstractNum>
  <w:abstractNum w:abstractNumId="8" w15:restartNumberingAfterBreak="0">
    <w:nsid w:val="1D416D9F"/>
    <w:multiLevelType w:val="multilevel"/>
    <w:tmpl w:val="CBC85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EB5464F"/>
    <w:multiLevelType w:val="hybridMultilevel"/>
    <w:tmpl w:val="34725B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5212E8D"/>
    <w:multiLevelType w:val="hybridMultilevel"/>
    <w:tmpl w:val="23FCC7A8"/>
    <w:lvl w:ilvl="0" w:tplc="64407470">
      <w:start w:val="1"/>
      <w:numFmt w:val="decimal"/>
      <w:lvlText w:val="%1."/>
      <w:lvlJc w:val="left"/>
      <w:pPr>
        <w:tabs>
          <w:tab w:val="num" w:pos="1080"/>
        </w:tabs>
        <w:ind w:left="1080" w:hanging="72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5683E83"/>
    <w:multiLevelType w:val="hybridMultilevel"/>
    <w:tmpl w:val="1CE856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64E34D3"/>
    <w:multiLevelType w:val="multilevel"/>
    <w:tmpl w:val="3738D5A6"/>
    <w:lvl w:ilvl="0">
      <w:start w:val="1"/>
      <w:numFmt w:val="decimal"/>
      <w:lvlText w:val="%1."/>
      <w:lvlJc w:val="left"/>
      <w:pPr>
        <w:tabs>
          <w:tab w:val="num" w:pos="360"/>
        </w:tabs>
        <w:ind w:left="360" w:hanging="360"/>
      </w:pPr>
      <w:rPr>
        <w:color w:val="auto"/>
        <w:sz w:val="22"/>
      </w:r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3" w15:restartNumberingAfterBreak="0">
    <w:nsid w:val="2C2A7B6F"/>
    <w:multiLevelType w:val="multilevel"/>
    <w:tmpl w:val="CBC85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FE2E4D"/>
    <w:multiLevelType w:val="multilevel"/>
    <w:tmpl w:val="26B439BA"/>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094AB2"/>
    <w:multiLevelType w:val="multilevel"/>
    <w:tmpl w:val="75FA857E"/>
    <w:lvl w:ilvl="0">
      <w:start w:val="3"/>
      <w:numFmt w:val="decimal"/>
      <w:lvlText w:val="%1."/>
      <w:lvlJc w:val="left"/>
      <w:pPr>
        <w:tabs>
          <w:tab w:val="num" w:pos="360"/>
        </w:tabs>
        <w:ind w:left="360" w:hanging="360"/>
      </w:pPr>
      <w:rPr>
        <w:rFonts w:hint="default"/>
        <w:b w:val="0"/>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6" w15:restartNumberingAfterBreak="0">
    <w:nsid w:val="30840256"/>
    <w:multiLevelType w:val="multilevel"/>
    <w:tmpl w:val="CBC85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0D64729"/>
    <w:multiLevelType w:val="singleLevel"/>
    <w:tmpl w:val="22D00B92"/>
    <w:lvl w:ilvl="0">
      <w:start w:val="1"/>
      <w:numFmt w:val="bullet"/>
      <w:lvlText w:val=""/>
      <w:lvlJc w:val="left"/>
      <w:pPr>
        <w:ind w:left="360" w:hanging="360"/>
      </w:pPr>
      <w:rPr>
        <w:rFonts w:ascii="Symbol" w:hAnsi="Symbol" w:hint="default"/>
        <w:color w:val="auto"/>
        <w:sz w:val="22"/>
      </w:rPr>
    </w:lvl>
  </w:abstractNum>
  <w:abstractNum w:abstractNumId="18" w15:restartNumberingAfterBreak="0">
    <w:nsid w:val="329E1613"/>
    <w:multiLevelType w:val="hybridMultilevel"/>
    <w:tmpl w:val="1CC061E8"/>
    <w:lvl w:ilvl="0" w:tplc="33FCC70C">
      <w:start w:val="1"/>
      <w:numFmt w:val="lowerLetter"/>
      <w:lvlText w:val="%1)"/>
      <w:lvlJc w:val="left"/>
      <w:pPr>
        <w:tabs>
          <w:tab w:val="num" w:pos="720"/>
        </w:tabs>
        <w:ind w:left="720" w:hanging="360"/>
      </w:pPr>
      <w:rPr>
        <w:rFonts w:hint="default"/>
      </w:rPr>
    </w:lvl>
    <w:lvl w:ilvl="1" w:tplc="9034A90E">
      <w:start w:val="1"/>
      <w:numFmt w:val="bullet"/>
      <w:lvlText w:val=""/>
      <w:lvlJc w:val="left"/>
      <w:pPr>
        <w:tabs>
          <w:tab w:val="num" w:pos="1440"/>
        </w:tabs>
        <w:ind w:left="1440" w:hanging="360"/>
      </w:pPr>
      <w:rPr>
        <w:rFonts w:ascii="Symbol" w:hAnsi="Symbol" w:hint="default"/>
      </w:rPr>
    </w:lvl>
    <w:lvl w:ilvl="2" w:tplc="FC96D16A">
      <w:start w:val="158"/>
      <w:numFmt w:val="bullet"/>
      <w:lvlText w:val=""/>
      <w:lvlJc w:val="left"/>
      <w:pPr>
        <w:tabs>
          <w:tab w:val="num" w:pos="2160"/>
        </w:tabs>
        <w:ind w:left="2160" w:hanging="360"/>
      </w:pPr>
      <w:rPr>
        <w:rFonts w:ascii="Symbol" w:hAnsi="Symbol" w:hint="default"/>
      </w:rPr>
    </w:lvl>
    <w:lvl w:ilvl="3" w:tplc="4FC0DBCA" w:tentative="1">
      <w:start w:val="1"/>
      <w:numFmt w:val="bullet"/>
      <w:lvlText w:val=""/>
      <w:lvlJc w:val="left"/>
      <w:pPr>
        <w:tabs>
          <w:tab w:val="num" w:pos="2880"/>
        </w:tabs>
        <w:ind w:left="2880" w:hanging="360"/>
      </w:pPr>
      <w:rPr>
        <w:rFonts w:ascii="Symbol" w:hAnsi="Symbol" w:hint="default"/>
      </w:rPr>
    </w:lvl>
    <w:lvl w:ilvl="4" w:tplc="500418FC" w:tentative="1">
      <w:start w:val="1"/>
      <w:numFmt w:val="bullet"/>
      <w:lvlText w:val=""/>
      <w:lvlJc w:val="left"/>
      <w:pPr>
        <w:tabs>
          <w:tab w:val="num" w:pos="3600"/>
        </w:tabs>
        <w:ind w:left="3600" w:hanging="360"/>
      </w:pPr>
      <w:rPr>
        <w:rFonts w:ascii="Symbol" w:hAnsi="Symbol" w:hint="default"/>
      </w:rPr>
    </w:lvl>
    <w:lvl w:ilvl="5" w:tplc="E854A1DC" w:tentative="1">
      <w:start w:val="1"/>
      <w:numFmt w:val="bullet"/>
      <w:lvlText w:val=""/>
      <w:lvlJc w:val="left"/>
      <w:pPr>
        <w:tabs>
          <w:tab w:val="num" w:pos="4320"/>
        </w:tabs>
        <w:ind w:left="4320" w:hanging="360"/>
      </w:pPr>
      <w:rPr>
        <w:rFonts w:ascii="Symbol" w:hAnsi="Symbol" w:hint="default"/>
      </w:rPr>
    </w:lvl>
    <w:lvl w:ilvl="6" w:tplc="FD0C5E6C" w:tentative="1">
      <w:start w:val="1"/>
      <w:numFmt w:val="bullet"/>
      <w:lvlText w:val=""/>
      <w:lvlJc w:val="left"/>
      <w:pPr>
        <w:tabs>
          <w:tab w:val="num" w:pos="5040"/>
        </w:tabs>
        <w:ind w:left="5040" w:hanging="360"/>
      </w:pPr>
      <w:rPr>
        <w:rFonts w:ascii="Symbol" w:hAnsi="Symbol" w:hint="default"/>
      </w:rPr>
    </w:lvl>
    <w:lvl w:ilvl="7" w:tplc="EF3444D2" w:tentative="1">
      <w:start w:val="1"/>
      <w:numFmt w:val="bullet"/>
      <w:lvlText w:val=""/>
      <w:lvlJc w:val="left"/>
      <w:pPr>
        <w:tabs>
          <w:tab w:val="num" w:pos="5760"/>
        </w:tabs>
        <w:ind w:left="5760" w:hanging="360"/>
      </w:pPr>
      <w:rPr>
        <w:rFonts w:ascii="Symbol" w:hAnsi="Symbol" w:hint="default"/>
      </w:rPr>
    </w:lvl>
    <w:lvl w:ilvl="8" w:tplc="964A2A9E"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8042745"/>
    <w:multiLevelType w:val="singleLevel"/>
    <w:tmpl w:val="1E4A6F60"/>
    <w:lvl w:ilvl="0">
      <w:start w:val="1"/>
      <w:numFmt w:val="bullet"/>
      <w:lvlText w:val=""/>
      <w:lvlJc w:val="left"/>
      <w:pPr>
        <w:ind w:left="720" w:hanging="360"/>
      </w:pPr>
      <w:rPr>
        <w:rFonts w:ascii="Wingdings" w:hAnsi="Wingdings" w:hint="default"/>
        <w:color w:val="auto"/>
        <w:sz w:val="24"/>
      </w:rPr>
    </w:lvl>
  </w:abstractNum>
  <w:abstractNum w:abstractNumId="20" w15:restartNumberingAfterBreak="0">
    <w:nsid w:val="3A131AFF"/>
    <w:multiLevelType w:val="hybridMultilevel"/>
    <w:tmpl w:val="A1DCE120"/>
    <w:lvl w:ilvl="0" w:tplc="3932B7D6">
      <w:start w:val="1"/>
      <w:numFmt w:val="decimal"/>
      <w:lvlText w:val="%1."/>
      <w:lvlJc w:val="left"/>
      <w:pPr>
        <w:tabs>
          <w:tab w:val="num" w:pos="720"/>
        </w:tabs>
        <w:ind w:left="720" w:hanging="360"/>
      </w:pPr>
      <w:rPr>
        <w:b/>
        <w:i w:val="0"/>
      </w:rPr>
    </w:lvl>
    <w:lvl w:ilvl="1" w:tplc="B0121B42">
      <w:start w:val="1"/>
      <w:numFmt w:val="lowerLetter"/>
      <w:lvlText w:val="%2)"/>
      <w:lvlJc w:val="left"/>
      <w:pPr>
        <w:tabs>
          <w:tab w:val="num" w:pos="1440"/>
        </w:tabs>
        <w:ind w:left="1440" w:hanging="360"/>
      </w:pPr>
      <w:rPr>
        <w:b w:val="0"/>
        <w:i w:val="0"/>
      </w:rPr>
    </w:lvl>
    <w:lvl w:ilvl="2" w:tplc="6A163F42">
      <w:numFmt w:val="bullet"/>
      <w:lvlText w:val="-"/>
      <w:lvlJc w:val="left"/>
      <w:pPr>
        <w:tabs>
          <w:tab w:val="num" w:pos="2340"/>
        </w:tabs>
        <w:ind w:left="2340" w:hanging="360"/>
      </w:pPr>
      <w:rPr>
        <w:rFonts w:ascii="Times New Roman" w:eastAsia="Times New Roman" w:hAnsi="Times New Roman" w:cs="Times New Roman" w:hint="default"/>
        <w:b/>
        <w:i w:val="0"/>
        <w:sz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3C041394"/>
    <w:multiLevelType w:val="hybridMultilevel"/>
    <w:tmpl w:val="E17848FC"/>
    <w:lvl w:ilvl="0" w:tplc="33FCC70C">
      <w:start w:val="1"/>
      <w:numFmt w:val="lowerLetter"/>
      <w:lvlText w:val="%1)"/>
      <w:lvlJc w:val="left"/>
      <w:pPr>
        <w:tabs>
          <w:tab w:val="num" w:pos="720"/>
        </w:tabs>
        <w:ind w:left="720" w:hanging="360"/>
      </w:pPr>
    </w:lvl>
    <w:lvl w:ilvl="1" w:tplc="D0C818F8">
      <w:start w:val="1"/>
      <w:numFmt w:val="bullet"/>
      <w:lvlText w:val=""/>
      <w:lvlJc w:val="left"/>
      <w:pPr>
        <w:tabs>
          <w:tab w:val="num" w:pos="1440"/>
        </w:tabs>
        <w:ind w:left="1440" w:hanging="360"/>
      </w:pPr>
      <w:rPr>
        <w:rFonts w:ascii="Symbol" w:hAnsi="Symbol" w:hint="default"/>
      </w:rPr>
    </w:lvl>
    <w:lvl w:ilvl="2" w:tplc="5CD4A0BA">
      <w:start w:val="160"/>
      <w:numFmt w:val="bullet"/>
      <w:lvlText w:val=""/>
      <w:lvlJc w:val="left"/>
      <w:pPr>
        <w:tabs>
          <w:tab w:val="num" w:pos="2160"/>
        </w:tabs>
        <w:ind w:left="2160" w:hanging="360"/>
      </w:pPr>
      <w:rPr>
        <w:rFonts w:ascii="Symbol" w:hAnsi="Symbol" w:hint="default"/>
      </w:rPr>
    </w:lvl>
    <w:lvl w:ilvl="3" w:tplc="74CE953C">
      <w:start w:val="1"/>
      <w:numFmt w:val="bullet"/>
      <w:lvlText w:val=""/>
      <w:lvlJc w:val="left"/>
      <w:pPr>
        <w:tabs>
          <w:tab w:val="num" w:pos="2880"/>
        </w:tabs>
        <w:ind w:left="2880" w:hanging="360"/>
      </w:pPr>
      <w:rPr>
        <w:rFonts w:ascii="Symbol" w:hAnsi="Symbol" w:hint="default"/>
      </w:rPr>
    </w:lvl>
    <w:lvl w:ilvl="4" w:tplc="996EB36A">
      <w:start w:val="1"/>
      <w:numFmt w:val="bullet"/>
      <w:lvlText w:val=""/>
      <w:lvlJc w:val="left"/>
      <w:pPr>
        <w:tabs>
          <w:tab w:val="num" w:pos="3600"/>
        </w:tabs>
        <w:ind w:left="3600" w:hanging="360"/>
      </w:pPr>
      <w:rPr>
        <w:rFonts w:ascii="Symbol" w:hAnsi="Symbol" w:hint="default"/>
      </w:rPr>
    </w:lvl>
    <w:lvl w:ilvl="5" w:tplc="9BD82F72">
      <w:start w:val="1"/>
      <w:numFmt w:val="bullet"/>
      <w:lvlText w:val=""/>
      <w:lvlJc w:val="left"/>
      <w:pPr>
        <w:tabs>
          <w:tab w:val="num" w:pos="4320"/>
        </w:tabs>
        <w:ind w:left="4320" w:hanging="360"/>
      </w:pPr>
      <w:rPr>
        <w:rFonts w:ascii="Symbol" w:hAnsi="Symbol" w:hint="default"/>
      </w:rPr>
    </w:lvl>
    <w:lvl w:ilvl="6" w:tplc="9850C6EC">
      <w:start w:val="1"/>
      <w:numFmt w:val="bullet"/>
      <w:lvlText w:val=""/>
      <w:lvlJc w:val="left"/>
      <w:pPr>
        <w:tabs>
          <w:tab w:val="num" w:pos="5040"/>
        </w:tabs>
        <w:ind w:left="5040" w:hanging="360"/>
      </w:pPr>
      <w:rPr>
        <w:rFonts w:ascii="Symbol" w:hAnsi="Symbol" w:hint="default"/>
      </w:rPr>
    </w:lvl>
    <w:lvl w:ilvl="7" w:tplc="CF56C396">
      <w:start w:val="1"/>
      <w:numFmt w:val="bullet"/>
      <w:lvlText w:val=""/>
      <w:lvlJc w:val="left"/>
      <w:pPr>
        <w:tabs>
          <w:tab w:val="num" w:pos="5760"/>
        </w:tabs>
        <w:ind w:left="5760" w:hanging="360"/>
      </w:pPr>
      <w:rPr>
        <w:rFonts w:ascii="Symbol" w:hAnsi="Symbol" w:hint="default"/>
      </w:rPr>
    </w:lvl>
    <w:lvl w:ilvl="8" w:tplc="E2427D7A">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E3701E2"/>
    <w:multiLevelType w:val="multilevel"/>
    <w:tmpl w:val="1CC061E8"/>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58"/>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1AA691C"/>
    <w:multiLevelType w:val="multilevel"/>
    <w:tmpl w:val="FEACD6E6"/>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3111EC3"/>
    <w:multiLevelType w:val="multilevel"/>
    <w:tmpl w:val="26B439BA"/>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4011189"/>
    <w:multiLevelType w:val="hybridMultilevel"/>
    <w:tmpl w:val="CE9AA59C"/>
    <w:lvl w:ilvl="0" w:tplc="C23067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C61667"/>
    <w:multiLevelType w:val="hybridMultilevel"/>
    <w:tmpl w:val="463CED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8204785"/>
    <w:multiLevelType w:val="multilevel"/>
    <w:tmpl w:val="17F45C1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48D12D43"/>
    <w:multiLevelType w:val="multilevel"/>
    <w:tmpl w:val="FE3832C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727"/>
      <w:numFmt w:val="bullet"/>
      <w:lvlText w:val="•"/>
      <w:lvlJc w:val="left"/>
      <w:pPr>
        <w:tabs>
          <w:tab w:val="num" w:pos="2160"/>
        </w:tabs>
        <w:ind w:left="2160" w:hanging="180"/>
      </w:pPr>
      <w:rPr>
        <w:rFonts w:ascii="Arial" w:hAnsi="Arial"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4F3A30F2"/>
    <w:multiLevelType w:val="hybridMultilevel"/>
    <w:tmpl w:val="CBC858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F984A01"/>
    <w:multiLevelType w:val="hybridMultilevel"/>
    <w:tmpl w:val="BACA4C32"/>
    <w:lvl w:ilvl="0" w:tplc="9E5801D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0B03A1C"/>
    <w:multiLevelType w:val="hybridMultilevel"/>
    <w:tmpl w:val="784C6570"/>
    <w:lvl w:ilvl="0" w:tplc="63B0D5B2">
      <w:start w:val="1"/>
      <w:numFmt w:val="lowerLetter"/>
      <w:lvlText w:val="%1)"/>
      <w:lvlJc w:val="left"/>
      <w:pPr>
        <w:ind w:left="720" w:hanging="360"/>
      </w:pPr>
    </w:lvl>
    <w:lvl w:ilvl="1" w:tplc="86CEF0D4">
      <w:start w:val="1"/>
      <w:numFmt w:val="lowerLetter"/>
      <w:lvlText w:val="%2."/>
      <w:lvlJc w:val="left"/>
      <w:pPr>
        <w:ind w:left="1440" w:hanging="360"/>
      </w:pPr>
    </w:lvl>
    <w:lvl w:ilvl="2" w:tplc="ACBC3A7E">
      <w:start w:val="1"/>
      <w:numFmt w:val="lowerRoman"/>
      <w:lvlText w:val="%3."/>
      <w:lvlJc w:val="right"/>
      <w:pPr>
        <w:ind w:left="2160" w:hanging="180"/>
      </w:pPr>
    </w:lvl>
    <w:lvl w:ilvl="3" w:tplc="8446F7CE">
      <w:start w:val="1"/>
      <w:numFmt w:val="decimal"/>
      <w:lvlText w:val="%4."/>
      <w:lvlJc w:val="left"/>
      <w:pPr>
        <w:ind w:left="2880" w:hanging="360"/>
      </w:pPr>
    </w:lvl>
    <w:lvl w:ilvl="4" w:tplc="3E6C26D4">
      <w:start w:val="1"/>
      <w:numFmt w:val="lowerLetter"/>
      <w:lvlText w:val="%5."/>
      <w:lvlJc w:val="left"/>
      <w:pPr>
        <w:ind w:left="3600" w:hanging="360"/>
      </w:pPr>
    </w:lvl>
    <w:lvl w:ilvl="5" w:tplc="1F54206E">
      <w:start w:val="1"/>
      <w:numFmt w:val="lowerRoman"/>
      <w:lvlText w:val="%6."/>
      <w:lvlJc w:val="right"/>
      <w:pPr>
        <w:ind w:left="4320" w:hanging="180"/>
      </w:pPr>
    </w:lvl>
    <w:lvl w:ilvl="6" w:tplc="7884EEB8">
      <w:start w:val="1"/>
      <w:numFmt w:val="decimal"/>
      <w:lvlText w:val="%7."/>
      <w:lvlJc w:val="left"/>
      <w:pPr>
        <w:ind w:left="5040" w:hanging="360"/>
      </w:pPr>
    </w:lvl>
    <w:lvl w:ilvl="7" w:tplc="BD16744E">
      <w:start w:val="1"/>
      <w:numFmt w:val="lowerLetter"/>
      <w:lvlText w:val="%8."/>
      <w:lvlJc w:val="left"/>
      <w:pPr>
        <w:ind w:left="5760" w:hanging="360"/>
      </w:pPr>
    </w:lvl>
    <w:lvl w:ilvl="8" w:tplc="64466A7A">
      <w:start w:val="1"/>
      <w:numFmt w:val="lowerRoman"/>
      <w:lvlText w:val="%9."/>
      <w:lvlJc w:val="right"/>
      <w:pPr>
        <w:ind w:left="6480" w:hanging="180"/>
      </w:pPr>
    </w:lvl>
  </w:abstractNum>
  <w:abstractNum w:abstractNumId="32" w15:restartNumberingAfterBreak="0">
    <w:nsid w:val="55376129"/>
    <w:multiLevelType w:val="hybridMultilevel"/>
    <w:tmpl w:val="2A2661A6"/>
    <w:lvl w:ilvl="0" w:tplc="CFEE5F66">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E4580E"/>
    <w:multiLevelType w:val="hybridMultilevel"/>
    <w:tmpl w:val="9E7A5542"/>
    <w:lvl w:ilvl="0" w:tplc="21C840F8">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5948DA"/>
    <w:multiLevelType w:val="multilevel"/>
    <w:tmpl w:val="FE3832C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727"/>
      <w:numFmt w:val="bullet"/>
      <w:lvlText w:val="•"/>
      <w:lvlJc w:val="left"/>
      <w:pPr>
        <w:tabs>
          <w:tab w:val="num" w:pos="2160"/>
        </w:tabs>
        <w:ind w:left="2160" w:hanging="180"/>
      </w:pPr>
      <w:rPr>
        <w:rFonts w:ascii="Arial" w:hAnsi="Arial"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66952ADB"/>
    <w:multiLevelType w:val="multilevel"/>
    <w:tmpl w:val="E17848FC"/>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60"/>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67795539"/>
    <w:multiLevelType w:val="multilevel"/>
    <w:tmpl w:val="A64A1962"/>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90E7E4A"/>
    <w:multiLevelType w:val="multilevel"/>
    <w:tmpl w:val="13C266DE"/>
    <w:lvl w:ilvl="0">
      <w:start w:val="2"/>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F501E7D"/>
    <w:multiLevelType w:val="multilevel"/>
    <w:tmpl w:val="178CD332"/>
    <w:lvl w:ilvl="0">
      <w:start w:val="1"/>
      <w:numFmt w:val="lowerLetter"/>
      <w:lvlText w:val="%1)"/>
      <w:lvlJc w:val="left"/>
      <w:pPr>
        <w:tabs>
          <w:tab w:val="num" w:pos="720"/>
        </w:tabs>
        <w:ind w:left="720" w:hanging="360"/>
      </w:pPr>
      <w:rPr>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F079CA"/>
    <w:multiLevelType w:val="singleLevel"/>
    <w:tmpl w:val="6A163F42"/>
    <w:lvl w:ilvl="0">
      <w:numFmt w:val="bullet"/>
      <w:lvlText w:val="-"/>
      <w:lvlJc w:val="left"/>
      <w:pPr>
        <w:ind w:left="360" w:hanging="360"/>
      </w:pPr>
      <w:rPr>
        <w:rFonts w:ascii="Times New Roman" w:eastAsia="Times New Roman" w:hAnsi="Times New Roman" w:cs="Times New Roman" w:hint="default"/>
        <w:color w:val="auto"/>
        <w:sz w:val="22"/>
      </w:rPr>
    </w:lvl>
  </w:abstractNum>
  <w:abstractNum w:abstractNumId="40" w15:restartNumberingAfterBreak="0">
    <w:nsid w:val="71A220DE"/>
    <w:multiLevelType w:val="hybridMultilevel"/>
    <w:tmpl w:val="275C5180"/>
    <w:lvl w:ilvl="0" w:tplc="3A82FC90">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1E05F26"/>
    <w:multiLevelType w:val="multilevel"/>
    <w:tmpl w:val="1C64B12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5BB4579"/>
    <w:multiLevelType w:val="multilevel"/>
    <w:tmpl w:val="9E7A5542"/>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15:restartNumberingAfterBreak="0">
    <w:nsid w:val="76627137"/>
    <w:multiLevelType w:val="multilevel"/>
    <w:tmpl w:val="377264DE"/>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hAnsi="Arial" w:hint="default"/>
        <w:color w:val="auto"/>
        <w:sz w:val="22"/>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4" w15:restartNumberingAfterBreak="0">
    <w:nsid w:val="77A1310B"/>
    <w:multiLevelType w:val="multilevel"/>
    <w:tmpl w:val="1C64B12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AD349DE"/>
    <w:multiLevelType w:val="multilevel"/>
    <w:tmpl w:val="018CD592"/>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C9F2768"/>
    <w:multiLevelType w:val="multilevel"/>
    <w:tmpl w:val="132256A6"/>
    <w:lvl w:ilvl="0">
      <w:start w:val="1"/>
      <w:numFmt w:val="decimal"/>
      <w:lvlText w:val="%1."/>
      <w:lvlJc w:val="left"/>
      <w:pPr>
        <w:tabs>
          <w:tab w:val="num" w:pos="1080"/>
        </w:tabs>
        <w:ind w:left="1080" w:hanging="360"/>
      </w:pPr>
      <w:rPr>
        <w:b w:val="0"/>
        <w:i w:val="0"/>
      </w:rPr>
    </w:lvl>
    <w:lvl w:ilvl="1">
      <w:start w:val="1"/>
      <w:numFmt w:val="bullet"/>
      <w:lvlText w:val=""/>
      <w:lvlJc w:val="left"/>
      <w:pPr>
        <w:tabs>
          <w:tab w:val="num" w:pos="1420"/>
        </w:tabs>
        <w:ind w:left="1420" w:hanging="340"/>
      </w:pPr>
      <w:rPr>
        <w:rFonts w:ascii="Symbol" w:hAnsi="Symbol" w:hint="default"/>
        <w:b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sz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D0459D7"/>
    <w:multiLevelType w:val="hybridMultilevel"/>
    <w:tmpl w:val="D9808794"/>
    <w:lvl w:ilvl="0" w:tplc="5EC410CC">
      <w:start w:val="1"/>
      <w:numFmt w:val="decimal"/>
      <w:lvlText w:val="%1."/>
      <w:lvlJc w:val="left"/>
      <w:pPr>
        <w:tabs>
          <w:tab w:val="num" w:pos="1080"/>
        </w:tabs>
        <w:ind w:left="1080" w:hanging="72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D8B1F73"/>
    <w:multiLevelType w:val="hybridMultilevel"/>
    <w:tmpl w:val="B81EF680"/>
    <w:lvl w:ilvl="0" w:tplc="04090017">
      <w:start w:val="1"/>
      <w:numFmt w:val="lowerLetter"/>
      <w:lvlText w:val="%1)"/>
      <w:lvlJc w:val="left"/>
      <w:pPr>
        <w:ind w:left="720" w:hanging="360"/>
      </w:pPr>
    </w:lvl>
    <w:lvl w:ilvl="1" w:tplc="D0C818F8">
      <w:start w:val="1"/>
      <w:numFmt w:val="bullet"/>
      <w:lvlText w:val=""/>
      <w:lvlJc w:val="left"/>
      <w:pPr>
        <w:ind w:left="1440" w:hanging="360"/>
      </w:pPr>
      <w:rPr>
        <w:rFonts w:ascii="Symbol" w:hAnsi="Symbol" w:hint="default"/>
        <w:color w:val="auto"/>
        <w:sz w:val="24"/>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7"/>
  </w:num>
  <w:num w:numId="2">
    <w:abstractNumId w:val="19"/>
  </w:num>
  <w:num w:numId="3">
    <w:abstractNumId w:val="39"/>
  </w:num>
  <w:num w:numId="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1"/>
    </w:lvlOverride>
    <w:lvlOverride w:ilvl="1"/>
    <w:lvlOverride w:ilvl="2"/>
    <w:lvlOverride w:ilvl="3"/>
    <w:lvlOverride w:ilvl="4"/>
    <w:lvlOverride w:ilvl="5"/>
    <w:lvlOverride w:ilvl="6"/>
    <w:lvlOverride w:ilvl="7"/>
    <w:lvlOverride w:ilvl="8"/>
  </w:num>
  <w:num w:numId="8">
    <w:abstractNumId w:val="35"/>
    <w:lvlOverride w:ilvl="0">
      <w:startOverride w:val="1"/>
    </w:lvlOverride>
    <w:lvlOverride w:ilvl="1"/>
    <w:lvlOverride w:ilvl="2"/>
    <w:lvlOverride w:ilvl="3"/>
    <w:lvlOverride w:ilvl="4"/>
    <w:lvlOverride w:ilvl="5"/>
    <w:lvlOverride w:ilvl="6"/>
    <w:lvlOverride w:ilvl="7"/>
    <w:lvlOverride w:ilvl="8"/>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1"/>
    </w:lvlOverride>
    <w:lvlOverride w:ilvl="1"/>
    <w:lvlOverride w:ilvl="2"/>
    <w:lvlOverride w:ilvl="3"/>
    <w:lvlOverride w:ilvl="4"/>
    <w:lvlOverride w:ilvl="5"/>
    <w:lvlOverride w:ilvl="6"/>
    <w:lvlOverride w:ilvl="7"/>
    <w:lvlOverride w:ilvl="8"/>
  </w:num>
  <w:num w:numId="12">
    <w:abstractNumId w:val="5"/>
    <w:lvlOverride w:ilvl="0">
      <w:startOverride w:val="1"/>
    </w:lvlOverride>
    <w:lvlOverride w:ilvl="1"/>
    <w:lvlOverride w:ilvl="2"/>
    <w:lvlOverride w:ilvl="3"/>
    <w:lvlOverride w:ilvl="4"/>
    <w:lvlOverride w:ilvl="5"/>
    <w:lvlOverride w:ilvl="6"/>
    <w:lvlOverride w:ilvl="7"/>
    <w:lvlOverride w:ilvl="8"/>
  </w:num>
  <w:num w:numId="1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3"/>
  </w:num>
  <w:num w:numId="37">
    <w:abstractNumId w:val="18"/>
  </w:num>
  <w:num w:numId="38">
    <w:abstractNumId w:val="15"/>
  </w:num>
  <w:num w:numId="39">
    <w:abstractNumId w:val="4"/>
  </w:num>
  <w:num w:numId="40">
    <w:abstractNumId w:val="30"/>
  </w:num>
  <w:num w:numId="41">
    <w:abstractNumId w:val="25"/>
  </w:num>
  <w:num w:numId="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
  </w:num>
  <w:num w:numId="45">
    <w:abstractNumId w:val="34"/>
  </w:num>
  <w:num w:numId="46">
    <w:abstractNumId w:val="43"/>
  </w:num>
  <w:num w:numId="47">
    <w:abstractNumId w:val="32"/>
  </w:num>
  <w:num w:numId="48">
    <w:abstractNumId w:val="42"/>
  </w:num>
  <w:num w:numId="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removePersonalInformation/>
  <w:trackRevisions/>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41E"/>
    <w:rsid w:val="00002A0E"/>
    <w:rsid w:val="0000478E"/>
    <w:rsid w:val="0000720C"/>
    <w:rsid w:val="00010BB8"/>
    <w:rsid w:val="000127A3"/>
    <w:rsid w:val="00013281"/>
    <w:rsid w:val="00015635"/>
    <w:rsid w:val="00025110"/>
    <w:rsid w:val="00025B7C"/>
    <w:rsid w:val="000309DA"/>
    <w:rsid w:val="00040EB5"/>
    <w:rsid w:val="00046D1C"/>
    <w:rsid w:val="00077BD4"/>
    <w:rsid w:val="000814E7"/>
    <w:rsid w:val="00095CBE"/>
    <w:rsid w:val="0009621F"/>
    <w:rsid w:val="000B5762"/>
    <w:rsid w:val="000C0926"/>
    <w:rsid w:val="000C5F14"/>
    <w:rsid w:val="000E2AD1"/>
    <w:rsid w:val="000E49E5"/>
    <w:rsid w:val="000F71B3"/>
    <w:rsid w:val="00101E12"/>
    <w:rsid w:val="0010348F"/>
    <w:rsid w:val="001170FB"/>
    <w:rsid w:val="00122FB8"/>
    <w:rsid w:val="00126188"/>
    <w:rsid w:val="0012736D"/>
    <w:rsid w:val="00127C3B"/>
    <w:rsid w:val="00131DA4"/>
    <w:rsid w:val="001332B0"/>
    <w:rsid w:val="00133A45"/>
    <w:rsid w:val="0014070B"/>
    <w:rsid w:val="0014292D"/>
    <w:rsid w:val="00145F39"/>
    <w:rsid w:val="00147C80"/>
    <w:rsid w:val="001551AD"/>
    <w:rsid w:val="00156387"/>
    <w:rsid w:val="0015639F"/>
    <w:rsid w:val="00156500"/>
    <w:rsid w:val="00162916"/>
    <w:rsid w:val="00171FD4"/>
    <w:rsid w:val="001747BF"/>
    <w:rsid w:val="0018262F"/>
    <w:rsid w:val="00182F42"/>
    <w:rsid w:val="001901C0"/>
    <w:rsid w:val="001A6BB2"/>
    <w:rsid w:val="001B2004"/>
    <w:rsid w:val="001B2BFE"/>
    <w:rsid w:val="001B7F0F"/>
    <w:rsid w:val="001C18CD"/>
    <w:rsid w:val="001C46AB"/>
    <w:rsid w:val="001D11FD"/>
    <w:rsid w:val="001E3228"/>
    <w:rsid w:val="001E52EC"/>
    <w:rsid w:val="001F290F"/>
    <w:rsid w:val="001F7F16"/>
    <w:rsid w:val="002223CC"/>
    <w:rsid w:val="002373E2"/>
    <w:rsid w:val="0024194B"/>
    <w:rsid w:val="00246FFB"/>
    <w:rsid w:val="00251F64"/>
    <w:rsid w:val="00254205"/>
    <w:rsid w:val="00255A8C"/>
    <w:rsid w:val="00266647"/>
    <w:rsid w:val="002668A8"/>
    <w:rsid w:val="00270033"/>
    <w:rsid w:val="0027029A"/>
    <w:rsid w:val="00277667"/>
    <w:rsid w:val="002836A1"/>
    <w:rsid w:val="00284AE2"/>
    <w:rsid w:val="00286803"/>
    <w:rsid w:val="002A7986"/>
    <w:rsid w:val="002D5E09"/>
    <w:rsid w:val="002E6EC0"/>
    <w:rsid w:val="002F01D8"/>
    <w:rsid w:val="003157E4"/>
    <w:rsid w:val="00315AB3"/>
    <w:rsid w:val="0031750F"/>
    <w:rsid w:val="00323C9B"/>
    <w:rsid w:val="003254B7"/>
    <w:rsid w:val="00336D00"/>
    <w:rsid w:val="00345CE5"/>
    <w:rsid w:val="00371D2C"/>
    <w:rsid w:val="0037214B"/>
    <w:rsid w:val="00373AB8"/>
    <w:rsid w:val="00375E38"/>
    <w:rsid w:val="00385E93"/>
    <w:rsid w:val="003861F0"/>
    <w:rsid w:val="003905F5"/>
    <w:rsid w:val="00394566"/>
    <w:rsid w:val="00395942"/>
    <w:rsid w:val="003A0D93"/>
    <w:rsid w:val="003A2F50"/>
    <w:rsid w:val="003A599C"/>
    <w:rsid w:val="003B4702"/>
    <w:rsid w:val="003C1B2B"/>
    <w:rsid w:val="003C4F97"/>
    <w:rsid w:val="003D31D7"/>
    <w:rsid w:val="003D31EA"/>
    <w:rsid w:val="003D37FD"/>
    <w:rsid w:val="003E1FEB"/>
    <w:rsid w:val="004005C8"/>
    <w:rsid w:val="00403EF8"/>
    <w:rsid w:val="00404FD1"/>
    <w:rsid w:val="00412EB1"/>
    <w:rsid w:val="004205B3"/>
    <w:rsid w:val="0042188F"/>
    <w:rsid w:val="00424ECC"/>
    <w:rsid w:val="00425E68"/>
    <w:rsid w:val="00434A71"/>
    <w:rsid w:val="0043666B"/>
    <w:rsid w:val="004379AB"/>
    <w:rsid w:val="00442E06"/>
    <w:rsid w:val="00446215"/>
    <w:rsid w:val="00464FB2"/>
    <w:rsid w:val="00464FBB"/>
    <w:rsid w:val="00465194"/>
    <w:rsid w:val="004761EC"/>
    <w:rsid w:val="0048206C"/>
    <w:rsid w:val="00491E6E"/>
    <w:rsid w:val="00497FBA"/>
    <w:rsid w:val="004A0F8F"/>
    <w:rsid w:val="004B086C"/>
    <w:rsid w:val="004B35F3"/>
    <w:rsid w:val="004B524E"/>
    <w:rsid w:val="004B6B32"/>
    <w:rsid w:val="004C36AD"/>
    <w:rsid w:val="004C6165"/>
    <w:rsid w:val="004D370D"/>
    <w:rsid w:val="004D3D18"/>
    <w:rsid w:val="00500E0D"/>
    <w:rsid w:val="00501909"/>
    <w:rsid w:val="00505AB2"/>
    <w:rsid w:val="005104C9"/>
    <w:rsid w:val="00511F92"/>
    <w:rsid w:val="00517688"/>
    <w:rsid w:val="00533398"/>
    <w:rsid w:val="0053363E"/>
    <w:rsid w:val="00537342"/>
    <w:rsid w:val="00550690"/>
    <w:rsid w:val="005611FC"/>
    <w:rsid w:val="00567AB2"/>
    <w:rsid w:val="00567C7C"/>
    <w:rsid w:val="00587A1D"/>
    <w:rsid w:val="00592C55"/>
    <w:rsid w:val="005A24F9"/>
    <w:rsid w:val="005A2957"/>
    <w:rsid w:val="005B3785"/>
    <w:rsid w:val="005D14C4"/>
    <w:rsid w:val="005D4A9E"/>
    <w:rsid w:val="005E073E"/>
    <w:rsid w:val="006057D5"/>
    <w:rsid w:val="00612355"/>
    <w:rsid w:val="006126F2"/>
    <w:rsid w:val="00624750"/>
    <w:rsid w:val="006414A9"/>
    <w:rsid w:val="00642E9A"/>
    <w:rsid w:val="00646ACC"/>
    <w:rsid w:val="006479F5"/>
    <w:rsid w:val="00694E68"/>
    <w:rsid w:val="006A2189"/>
    <w:rsid w:val="006B234B"/>
    <w:rsid w:val="006B3E88"/>
    <w:rsid w:val="006B3ECD"/>
    <w:rsid w:val="006E093F"/>
    <w:rsid w:val="006E1119"/>
    <w:rsid w:val="00707279"/>
    <w:rsid w:val="00716540"/>
    <w:rsid w:val="007238C1"/>
    <w:rsid w:val="00730D1C"/>
    <w:rsid w:val="0073109E"/>
    <w:rsid w:val="00732636"/>
    <w:rsid w:val="00757C06"/>
    <w:rsid w:val="00764485"/>
    <w:rsid w:val="0078787D"/>
    <w:rsid w:val="007B25EF"/>
    <w:rsid w:val="007B563B"/>
    <w:rsid w:val="007C0658"/>
    <w:rsid w:val="007C7905"/>
    <w:rsid w:val="007D458D"/>
    <w:rsid w:val="007D7521"/>
    <w:rsid w:val="007D78CD"/>
    <w:rsid w:val="007E3154"/>
    <w:rsid w:val="007F37AD"/>
    <w:rsid w:val="007F71EB"/>
    <w:rsid w:val="008048A2"/>
    <w:rsid w:val="0080625E"/>
    <w:rsid w:val="00807BD6"/>
    <w:rsid w:val="008103C2"/>
    <w:rsid w:val="00826F88"/>
    <w:rsid w:val="008333C9"/>
    <w:rsid w:val="00837033"/>
    <w:rsid w:val="00841180"/>
    <w:rsid w:val="00852381"/>
    <w:rsid w:val="00857C6A"/>
    <w:rsid w:val="00877890"/>
    <w:rsid w:val="00880984"/>
    <w:rsid w:val="00894825"/>
    <w:rsid w:val="008A4CA2"/>
    <w:rsid w:val="008B3009"/>
    <w:rsid w:val="008B348C"/>
    <w:rsid w:val="008B5B5C"/>
    <w:rsid w:val="008C05D3"/>
    <w:rsid w:val="008D1A98"/>
    <w:rsid w:val="008D2F62"/>
    <w:rsid w:val="008F203D"/>
    <w:rsid w:val="008F7893"/>
    <w:rsid w:val="0090103E"/>
    <w:rsid w:val="0090301A"/>
    <w:rsid w:val="00917DC7"/>
    <w:rsid w:val="009413D5"/>
    <w:rsid w:val="009517A1"/>
    <w:rsid w:val="009647C0"/>
    <w:rsid w:val="009745C6"/>
    <w:rsid w:val="00975666"/>
    <w:rsid w:val="00981BE2"/>
    <w:rsid w:val="009965D8"/>
    <w:rsid w:val="009B1D93"/>
    <w:rsid w:val="009B1DA0"/>
    <w:rsid w:val="009B2556"/>
    <w:rsid w:val="009B7D28"/>
    <w:rsid w:val="009C5572"/>
    <w:rsid w:val="009D2682"/>
    <w:rsid w:val="009E06EB"/>
    <w:rsid w:val="009E1D7C"/>
    <w:rsid w:val="009E43E4"/>
    <w:rsid w:val="009F68EF"/>
    <w:rsid w:val="00A04D28"/>
    <w:rsid w:val="00A145B7"/>
    <w:rsid w:val="00A151B2"/>
    <w:rsid w:val="00A47B20"/>
    <w:rsid w:val="00A665C4"/>
    <w:rsid w:val="00A717CF"/>
    <w:rsid w:val="00A85EDB"/>
    <w:rsid w:val="00A900E9"/>
    <w:rsid w:val="00A91429"/>
    <w:rsid w:val="00A97A9D"/>
    <w:rsid w:val="00AA1413"/>
    <w:rsid w:val="00AB7831"/>
    <w:rsid w:val="00AE5B44"/>
    <w:rsid w:val="00AE62BD"/>
    <w:rsid w:val="00AF1B46"/>
    <w:rsid w:val="00B03B1E"/>
    <w:rsid w:val="00B06401"/>
    <w:rsid w:val="00B07E53"/>
    <w:rsid w:val="00B165BB"/>
    <w:rsid w:val="00B17B2A"/>
    <w:rsid w:val="00B21462"/>
    <w:rsid w:val="00B22798"/>
    <w:rsid w:val="00B2560F"/>
    <w:rsid w:val="00B2785C"/>
    <w:rsid w:val="00B37AF6"/>
    <w:rsid w:val="00B6021F"/>
    <w:rsid w:val="00B6425F"/>
    <w:rsid w:val="00B65B4E"/>
    <w:rsid w:val="00B7269E"/>
    <w:rsid w:val="00B73A9B"/>
    <w:rsid w:val="00B75796"/>
    <w:rsid w:val="00B8441E"/>
    <w:rsid w:val="00B85DA1"/>
    <w:rsid w:val="00B97A6C"/>
    <w:rsid w:val="00BA0383"/>
    <w:rsid w:val="00BA4C9F"/>
    <w:rsid w:val="00BA4CF6"/>
    <w:rsid w:val="00BA7295"/>
    <w:rsid w:val="00BA7823"/>
    <w:rsid w:val="00BB034D"/>
    <w:rsid w:val="00BC5FB3"/>
    <w:rsid w:val="00BC651B"/>
    <w:rsid w:val="00BD669C"/>
    <w:rsid w:val="00BE04D8"/>
    <w:rsid w:val="00BE0738"/>
    <w:rsid w:val="00BF52AD"/>
    <w:rsid w:val="00BF5F68"/>
    <w:rsid w:val="00C05AAA"/>
    <w:rsid w:val="00C12F27"/>
    <w:rsid w:val="00C2378D"/>
    <w:rsid w:val="00C25D82"/>
    <w:rsid w:val="00C323E7"/>
    <w:rsid w:val="00C33ED1"/>
    <w:rsid w:val="00C42D48"/>
    <w:rsid w:val="00C46068"/>
    <w:rsid w:val="00C517FC"/>
    <w:rsid w:val="00C51A79"/>
    <w:rsid w:val="00C526EA"/>
    <w:rsid w:val="00C635EC"/>
    <w:rsid w:val="00C644BA"/>
    <w:rsid w:val="00C67486"/>
    <w:rsid w:val="00C7025E"/>
    <w:rsid w:val="00C719AE"/>
    <w:rsid w:val="00C803B2"/>
    <w:rsid w:val="00C8114A"/>
    <w:rsid w:val="00CA199C"/>
    <w:rsid w:val="00CA331D"/>
    <w:rsid w:val="00CA52F0"/>
    <w:rsid w:val="00CA6631"/>
    <w:rsid w:val="00CA799E"/>
    <w:rsid w:val="00CB1DA5"/>
    <w:rsid w:val="00CB2A06"/>
    <w:rsid w:val="00CB6745"/>
    <w:rsid w:val="00CC4D77"/>
    <w:rsid w:val="00CC7B4E"/>
    <w:rsid w:val="00CD013E"/>
    <w:rsid w:val="00CD7D7A"/>
    <w:rsid w:val="00CE1314"/>
    <w:rsid w:val="00CE7279"/>
    <w:rsid w:val="00CF268C"/>
    <w:rsid w:val="00D02999"/>
    <w:rsid w:val="00D161D1"/>
    <w:rsid w:val="00D17E0A"/>
    <w:rsid w:val="00D2016D"/>
    <w:rsid w:val="00D21431"/>
    <w:rsid w:val="00D25263"/>
    <w:rsid w:val="00D25BD5"/>
    <w:rsid w:val="00D274AB"/>
    <w:rsid w:val="00D35126"/>
    <w:rsid w:val="00D3574B"/>
    <w:rsid w:val="00D362F0"/>
    <w:rsid w:val="00D42DB3"/>
    <w:rsid w:val="00D433A9"/>
    <w:rsid w:val="00D60C15"/>
    <w:rsid w:val="00D65850"/>
    <w:rsid w:val="00D711EB"/>
    <w:rsid w:val="00D71868"/>
    <w:rsid w:val="00D75582"/>
    <w:rsid w:val="00D81044"/>
    <w:rsid w:val="00D83727"/>
    <w:rsid w:val="00D83F50"/>
    <w:rsid w:val="00D84EA1"/>
    <w:rsid w:val="00D85A10"/>
    <w:rsid w:val="00DA3DC4"/>
    <w:rsid w:val="00DB2E6D"/>
    <w:rsid w:val="00DB3CB2"/>
    <w:rsid w:val="00DC2A4B"/>
    <w:rsid w:val="00DC64AB"/>
    <w:rsid w:val="00DD50A6"/>
    <w:rsid w:val="00DF5376"/>
    <w:rsid w:val="00E0382B"/>
    <w:rsid w:val="00E03D4F"/>
    <w:rsid w:val="00E04782"/>
    <w:rsid w:val="00E13A94"/>
    <w:rsid w:val="00E14A1B"/>
    <w:rsid w:val="00E20B2F"/>
    <w:rsid w:val="00E63F5C"/>
    <w:rsid w:val="00E64F7A"/>
    <w:rsid w:val="00E71768"/>
    <w:rsid w:val="00E8613F"/>
    <w:rsid w:val="00E94B7A"/>
    <w:rsid w:val="00EA472F"/>
    <w:rsid w:val="00EA5806"/>
    <w:rsid w:val="00EB14EB"/>
    <w:rsid w:val="00EB2C53"/>
    <w:rsid w:val="00EC02B3"/>
    <w:rsid w:val="00EC165A"/>
    <w:rsid w:val="00EC2EF2"/>
    <w:rsid w:val="00EC3810"/>
    <w:rsid w:val="00EC6195"/>
    <w:rsid w:val="00ED2731"/>
    <w:rsid w:val="00ED4CC7"/>
    <w:rsid w:val="00ED7CEA"/>
    <w:rsid w:val="00EE119A"/>
    <w:rsid w:val="00EE34D9"/>
    <w:rsid w:val="00EF2E0E"/>
    <w:rsid w:val="00EF3DDD"/>
    <w:rsid w:val="00EF47AF"/>
    <w:rsid w:val="00F11EBC"/>
    <w:rsid w:val="00F22EA2"/>
    <w:rsid w:val="00F26024"/>
    <w:rsid w:val="00F27EB6"/>
    <w:rsid w:val="00F3080B"/>
    <w:rsid w:val="00F35FA1"/>
    <w:rsid w:val="00F43B47"/>
    <w:rsid w:val="00F53244"/>
    <w:rsid w:val="00F558A9"/>
    <w:rsid w:val="00F56B81"/>
    <w:rsid w:val="00F70A5D"/>
    <w:rsid w:val="00F70CAC"/>
    <w:rsid w:val="00F80E19"/>
    <w:rsid w:val="00F8729E"/>
    <w:rsid w:val="00F90982"/>
    <w:rsid w:val="00F9586F"/>
    <w:rsid w:val="00FD3575"/>
    <w:rsid w:val="00FD4E1B"/>
    <w:rsid w:val="00FF3E4B"/>
    <w:rsid w:val="00FF6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4566"/>
    <w:pPr>
      <w:keepNext/>
      <w:keepLines/>
      <w:spacing w:before="360" w:after="240" w:line="240" w:lineRule="auto"/>
      <w:jc w:val="both"/>
      <w:outlineLvl w:val="0"/>
    </w:pPr>
    <w:rPr>
      <w:rFonts w:ascii="Arial" w:eastAsiaTheme="majorEastAsia"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9E5"/>
    <w:pPr>
      <w:ind w:left="720"/>
      <w:contextualSpacing/>
    </w:pPr>
  </w:style>
  <w:style w:type="paragraph" w:styleId="FootnoteText">
    <w:name w:val="footnote text"/>
    <w:basedOn w:val="Normal"/>
    <w:link w:val="FootnoteTextChar"/>
    <w:uiPriority w:val="99"/>
    <w:semiHidden/>
    <w:unhideWhenUsed/>
    <w:rsid w:val="00C42D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2D48"/>
    <w:rPr>
      <w:sz w:val="20"/>
      <w:szCs w:val="20"/>
    </w:rPr>
  </w:style>
  <w:style w:type="character" w:styleId="FootnoteReference">
    <w:name w:val="footnote reference"/>
    <w:basedOn w:val="DefaultParagraphFont"/>
    <w:uiPriority w:val="99"/>
    <w:semiHidden/>
    <w:unhideWhenUsed/>
    <w:rsid w:val="00C42D48"/>
    <w:rPr>
      <w:vertAlign w:val="superscript"/>
    </w:rPr>
  </w:style>
  <w:style w:type="table" w:styleId="TableGrid">
    <w:name w:val="Table Grid"/>
    <w:basedOn w:val="TableNormal"/>
    <w:uiPriority w:val="59"/>
    <w:rsid w:val="00857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768"/>
    <w:rPr>
      <w:rFonts w:ascii="Tahoma" w:hAnsi="Tahoma" w:cs="Tahoma"/>
      <w:sz w:val="16"/>
      <w:szCs w:val="16"/>
    </w:rPr>
  </w:style>
  <w:style w:type="character" w:styleId="CommentReference">
    <w:name w:val="annotation reference"/>
    <w:basedOn w:val="DefaultParagraphFont"/>
    <w:semiHidden/>
    <w:unhideWhenUsed/>
    <w:rsid w:val="0014292D"/>
    <w:rPr>
      <w:sz w:val="16"/>
      <w:szCs w:val="16"/>
    </w:rPr>
  </w:style>
  <w:style w:type="paragraph" w:styleId="CommentText">
    <w:name w:val="annotation text"/>
    <w:basedOn w:val="Normal"/>
    <w:link w:val="CommentTextChar"/>
    <w:uiPriority w:val="99"/>
    <w:semiHidden/>
    <w:unhideWhenUsed/>
    <w:rsid w:val="0014292D"/>
    <w:pPr>
      <w:spacing w:line="240" w:lineRule="auto"/>
    </w:pPr>
    <w:rPr>
      <w:sz w:val="20"/>
      <w:szCs w:val="20"/>
    </w:rPr>
  </w:style>
  <w:style w:type="character" w:customStyle="1" w:styleId="CommentTextChar">
    <w:name w:val="Comment Text Char"/>
    <w:basedOn w:val="DefaultParagraphFont"/>
    <w:link w:val="CommentText"/>
    <w:uiPriority w:val="99"/>
    <w:semiHidden/>
    <w:rsid w:val="0014292D"/>
    <w:rPr>
      <w:sz w:val="20"/>
      <w:szCs w:val="20"/>
    </w:rPr>
  </w:style>
  <w:style w:type="paragraph" w:styleId="CommentSubject">
    <w:name w:val="annotation subject"/>
    <w:basedOn w:val="CommentText"/>
    <w:next w:val="CommentText"/>
    <w:link w:val="CommentSubjectChar"/>
    <w:uiPriority w:val="99"/>
    <w:semiHidden/>
    <w:unhideWhenUsed/>
    <w:rsid w:val="0014292D"/>
    <w:rPr>
      <w:b/>
      <w:bCs/>
    </w:rPr>
  </w:style>
  <w:style w:type="character" w:customStyle="1" w:styleId="CommentSubjectChar">
    <w:name w:val="Comment Subject Char"/>
    <w:basedOn w:val="CommentTextChar"/>
    <w:link w:val="CommentSubject"/>
    <w:uiPriority w:val="99"/>
    <w:semiHidden/>
    <w:rsid w:val="0014292D"/>
    <w:rPr>
      <w:b/>
      <w:bCs/>
      <w:sz w:val="20"/>
      <w:szCs w:val="20"/>
    </w:rPr>
  </w:style>
  <w:style w:type="paragraph" w:styleId="Revision">
    <w:name w:val="Revision"/>
    <w:hidden/>
    <w:uiPriority w:val="99"/>
    <w:semiHidden/>
    <w:rsid w:val="00B6425F"/>
    <w:pPr>
      <w:spacing w:after="0" w:line="240" w:lineRule="auto"/>
    </w:pPr>
  </w:style>
  <w:style w:type="paragraph" w:customStyle="1" w:styleId="TnC">
    <w:name w:val="TnC"/>
    <w:rsid w:val="007F71EB"/>
    <w:pPr>
      <w:tabs>
        <w:tab w:val="left" w:pos="360"/>
      </w:tabs>
      <w:spacing w:after="0" w:line="240" w:lineRule="auto"/>
      <w:jc w:val="both"/>
    </w:pPr>
    <w:rPr>
      <w:rFonts w:ascii="Arial" w:eastAsia="Times New Roman" w:hAnsi="Arial" w:cs="Arial"/>
      <w:color w:val="000000"/>
      <w:sz w:val="16"/>
      <w:szCs w:val="16"/>
      <w:lang w:eastAsia="en-US"/>
    </w:rPr>
  </w:style>
  <w:style w:type="paragraph" w:customStyle="1" w:styleId="TnCHeading">
    <w:name w:val="TnC Heading"/>
    <w:basedOn w:val="TnC"/>
    <w:rsid w:val="007F71EB"/>
    <w:pPr>
      <w:keepNext/>
      <w:spacing w:before="60" w:after="60"/>
    </w:pPr>
    <w:rPr>
      <w:rFonts w:ascii="Arial Bold" w:hAnsi="Arial Bold"/>
      <w:b/>
      <w:smallCaps/>
    </w:rPr>
  </w:style>
  <w:style w:type="paragraph" w:styleId="Header">
    <w:name w:val="header"/>
    <w:basedOn w:val="Normal"/>
    <w:link w:val="HeaderChar"/>
    <w:unhideWhenUsed/>
    <w:rsid w:val="00EF2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E0E"/>
  </w:style>
  <w:style w:type="paragraph" w:styleId="Footer">
    <w:name w:val="footer"/>
    <w:basedOn w:val="Normal"/>
    <w:link w:val="FooterChar"/>
    <w:uiPriority w:val="99"/>
    <w:unhideWhenUsed/>
    <w:rsid w:val="00EF2E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E0E"/>
  </w:style>
  <w:style w:type="table" w:customStyle="1" w:styleId="TableGrid1">
    <w:name w:val="Table Grid1"/>
    <w:basedOn w:val="TableNormal"/>
    <w:next w:val="TableGrid"/>
    <w:uiPriority w:val="39"/>
    <w:rsid w:val="00E13A94"/>
    <w:pPr>
      <w:spacing w:after="0" w:line="240" w:lineRule="auto"/>
    </w:pPr>
    <w:rPr>
      <w:rFonts w:ascii="CG Times (W1)" w:eastAsia="Times New Roman" w:hAnsi="CG Times (W1)" w:cs="Times New Roman"/>
      <w:sz w:val="20"/>
      <w:szCs w:val="20"/>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37AF6"/>
    <w:pPr>
      <w:spacing w:after="0" w:line="240" w:lineRule="auto"/>
    </w:pPr>
    <w:rPr>
      <w:rFonts w:ascii="CG Times (W1)" w:eastAsia="Times New Roman" w:hAnsi="CG Times (W1)" w:cs="Times New Roman"/>
      <w:sz w:val="20"/>
      <w:szCs w:val="20"/>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E073E"/>
    <w:pPr>
      <w:spacing w:after="0" w:line="240" w:lineRule="auto"/>
    </w:pPr>
    <w:rPr>
      <w:rFonts w:ascii="CG Times (W1)" w:eastAsia="Times New Roman" w:hAnsi="CG Times (W1)" w:cs="Times New Roman"/>
      <w:sz w:val="20"/>
      <w:szCs w:val="20"/>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E3154"/>
    <w:pPr>
      <w:spacing w:after="0" w:line="240" w:lineRule="auto"/>
    </w:pPr>
    <w:rPr>
      <w:rFonts w:ascii="CG Times (W1)" w:eastAsia="Times New Roman" w:hAnsi="CG Times (W1)" w:cs="Times New Roman"/>
      <w:sz w:val="20"/>
      <w:szCs w:val="20"/>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E3154"/>
    <w:pPr>
      <w:spacing w:after="0" w:line="240" w:lineRule="auto"/>
    </w:pPr>
    <w:rPr>
      <w:rFonts w:ascii="CG Times (W1)" w:eastAsia="Times New Roman" w:hAnsi="CG Times (W1)" w:cs="Times New Roman"/>
      <w:sz w:val="20"/>
      <w:szCs w:val="20"/>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qFormat/>
    <w:rsid w:val="00587A1D"/>
    <w:pPr>
      <w:spacing w:before="130" w:after="130" w:line="260" w:lineRule="atLeast"/>
    </w:pPr>
    <w:rPr>
      <w:rFonts w:ascii="Times New Roman" w:eastAsia="Times New Roman" w:hAnsi="Times New Roman" w:cs="Times New Roman"/>
      <w:szCs w:val="20"/>
      <w:lang w:eastAsia="en-US"/>
    </w:rPr>
  </w:style>
  <w:style w:type="character" w:customStyle="1" w:styleId="BodyTextChar">
    <w:name w:val="Body Text Char"/>
    <w:basedOn w:val="DefaultParagraphFont"/>
    <w:link w:val="BodyText"/>
    <w:uiPriority w:val="99"/>
    <w:semiHidden/>
    <w:rsid w:val="00587A1D"/>
    <w:rPr>
      <w:rFonts w:ascii="Times New Roman" w:eastAsia="Times New Roman" w:hAnsi="Times New Roman" w:cs="Times New Roman"/>
      <w:szCs w:val="20"/>
      <w:lang w:eastAsia="en-US"/>
    </w:rPr>
  </w:style>
  <w:style w:type="paragraph" w:customStyle="1" w:styleId="LetterBody">
    <w:name w:val="Letter Body"/>
    <w:aliases w:val="b,Memo Body,Body text,Text,t,z,Body Text Proposal,b-heading,Bod,bo,Report Body,full cell text,by,OpinBody,Proposal Body,memo body,body1,B,bullets,Body texh2t,*Body,Feds,b-heading 1,block,body text,bullet"/>
    <w:basedOn w:val="Normal"/>
    <w:link w:val="LetterBodyChar"/>
    <w:rsid w:val="00025B7C"/>
    <w:pPr>
      <w:overflowPunct w:val="0"/>
      <w:autoSpaceDE w:val="0"/>
      <w:autoSpaceDN w:val="0"/>
      <w:adjustRightInd w:val="0"/>
      <w:spacing w:before="260" w:after="0" w:line="260" w:lineRule="atLeast"/>
      <w:textAlignment w:val="baseline"/>
    </w:pPr>
    <w:rPr>
      <w:rFonts w:ascii="Times New Roman" w:eastAsia="Times New Roman" w:hAnsi="Times New Roman" w:cs="Times New Roman"/>
      <w:szCs w:val="20"/>
      <w:lang w:eastAsia="en-US"/>
    </w:rPr>
  </w:style>
  <w:style w:type="character" w:customStyle="1" w:styleId="LetterBodyChar">
    <w:name w:val="Letter Body Char"/>
    <w:aliases w:val="b Char,Memo Body Char,BD Char,Body Char,Body text Char,Text Char,b-heading 1/heading 2 Char,b14 Char,bd Char,body Char,heading1body-heading2body Char"/>
    <w:basedOn w:val="DefaultParagraphFont"/>
    <w:link w:val="LetterBody"/>
    <w:rsid w:val="00025B7C"/>
    <w:rPr>
      <w:rFonts w:ascii="Times New Roman" w:eastAsia="Times New Roman" w:hAnsi="Times New Roman" w:cs="Times New Roman"/>
      <w:szCs w:val="20"/>
      <w:lang w:eastAsia="en-US"/>
    </w:rPr>
  </w:style>
  <w:style w:type="paragraph" w:customStyle="1" w:styleId="zKISOffAddress">
    <w:name w:val="zKISOffAddress"/>
    <w:basedOn w:val="Normal"/>
    <w:rsid w:val="00025B7C"/>
    <w:pPr>
      <w:framePr w:hSpace="215" w:wrap="around" w:vAnchor="page" w:hAnchor="page" w:x="4282" w:y="1294"/>
      <w:spacing w:after="0" w:line="190" w:lineRule="exact"/>
    </w:pPr>
    <w:rPr>
      <w:rFonts w:ascii="Univers for KPMG Light" w:eastAsia="Times New Roman" w:hAnsi="Univers for KPMG Light" w:cs="Times New Roman"/>
      <w:sz w:val="15"/>
      <w:szCs w:val="20"/>
      <w:lang w:val="en-CA" w:eastAsia="en-US"/>
    </w:rPr>
  </w:style>
  <w:style w:type="character" w:customStyle="1" w:styleId="Heading1Char">
    <w:name w:val="Heading 1 Char"/>
    <w:basedOn w:val="DefaultParagraphFont"/>
    <w:link w:val="Heading1"/>
    <w:uiPriority w:val="9"/>
    <w:rsid w:val="00394566"/>
    <w:rPr>
      <w:rFonts w:ascii="Arial" w:eastAsiaTheme="majorEastAsia" w:hAnsi="Arial" w:cs="Arial"/>
      <w:b/>
      <w:sz w:val="20"/>
      <w:szCs w:val="20"/>
    </w:rPr>
  </w:style>
  <w:style w:type="paragraph" w:styleId="NormalWeb">
    <w:name w:val="Normal (Web)"/>
    <w:basedOn w:val="Normal"/>
    <w:uiPriority w:val="99"/>
    <w:semiHidden/>
    <w:unhideWhenUsed/>
    <w:rsid w:val="00C25D82"/>
    <w:pPr>
      <w:spacing w:before="100" w:beforeAutospacing="1" w:after="100" w:afterAutospacing="1" w:line="240" w:lineRule="auto"/>
    </w:pPr>
    <w:rPr>
      <w:rFonts w:ascii="Times New Roman" w:eastAsiaTheme="minorHAnsi" w:hAnsi="Times New Roman" w:cs="Times New Roman"/>
      <w:sz w:val="24"/>
      <w:szCs w:val="24"/>
      <w:lang w:eastAsia="en-US"/>
    </w:rPr>
  </w:style>
  <w:style w:type="paragraph" w:customStyle="1" w:styleId="Bulletfornos">
    <w:name w:val="Bullet for no #'s"/>
    <w:aliases w:val="b1,Bullet 1"/>
    <w:basedOn w:val="Normal"/>
    <w:rsid w:val="00C25D82"/>
    <w:pPr>
      <w:overflowPunct w:val="0"/>
      <w:autoSpaceDE w:val="0"/>
      <w:autoSpaceDN w:val="0"/>
      <w:adjustRightInd w:val="0"/>
      <w:spacing w:before="120" w:after="0" w:line="260" w:lineRule="atLeast"/>
      <w:ind w:left="360" w:hanging="360"/>
    </w:pPr>
    <w:rPr>
      <w:rFonts w:ascii="Times New Roman" w:eastAsia="Times New Roman" w:hAnsi="Times New Roman" w:cs="Times New Roman"/>
      <w:szCs w:val="20"/>
      <w:lang w:eastAsia="en-US"/>
    </w:rPr>
  </w:style>
  <w:style w:type="paragraph" w:customStyle="1" w:styleId="Bulletwiths">
    <w:name w:val="Bullet with #'s"/>
    <w:aliases w:val="b2,Bullet 2"/>
    <w:basedOn w:val="Normal"/>
    <w:rsid w:val="00C25D82"/>
    <w:pPr>
      <w:overflowPunct w:val="0"/>
      <w:autoSpaceDE w:val="0"/>
      <w:autoSpaceDN w:val="0"/>
      <w:adjustRightInd w:val="0"/>
      <w:spacing w:before="120" w:after="0" w:line="260" w:lineRule="atLeast"/>
      <w:ind w:left="1080" w:hanging="360"/>
    </w:pPr>
    <w:rPr>
      <w:rFonts w:ascii="Times New Roman" w:eastAsia="Times New Roman" w:hAnsi="Times New Roman" w:cs="Times New Roman"/>
      <w:szCs w:val="20"/>
      <w:lang w:eastAsia="en-US"/>
    </w:rPr>
  </w:style>
  <w:style w:type="paragraph" w:customStyle="1" w:styleId="2ndLevelBullet">
    <w:name w:val="2nd Level Bullet"/>
    <w:basedOn w:val="Normal"/>
    <w:uiPriority w:val="99"/>
    <w:rsid w:val="00C25D82"/>
    <w:pPr>
      <w:widowControl w:val="0"/>
      <w:overflowPunct w:val="0"/>
      <w:autoSpaceDE w:val="0"/>
      <w:autoSpaceDN w:val="0"/>
      <w:adjustRightInd w:val="0"/>
      <w:spacing w:after="240" w:line="200" w:lineRule="exact"/>
      <w:ind w:left="1200" w:hanging="600"/>
      <w:jc w:val="both"/>
    </w:pPr>
    <w:rPr>
      <w:rFonts w:ascii="Helvetica" w:eastAsia="Times New Roman" w:hAnsi="Helvetica" w:cs="Times New Roman"/>
      <w:sz w:val="20"/>
      <w:szCs w:val="20"/>
      <w:lang w:eastAsia="en-US"/>
    </w:rPr>
  </w:style>
  <w:style w:type="paragraph" w:customStyle="1" w:styleId="KPMGSalutation">
    <w:name w:val="KPMGSalutation"/>
    <w:basedOn w:val="Normal"/>
    <w:rsid w:val="00133A45"/>
    <w:pPr>
      <w:widowControl w:val="0"/>
      <w:overflowPunct w:val="0"/>
      <w:autoSpaceDE w:val="0"/>
      <w:autoSpaceDN w:val="0"/>
      <w:adjustRightInd w:val="0"/>
      <w:spacing w:after="0" w:line="240" w:lineRule="auto"/>
      <w:jc w:val="both"/>
      <w:textAlignment w:val="baseline"/>
    </w:pPr>
    <w:rPr>
      <w:rFonts w:ascii="Times New Roman" w:eastAsia="Times New Roman" w:hAnsi="Times New Roman"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150231">
      <w:bodyDiv w:val="1"/>
      <w:marLeft w:val="0"/>
      <w:marRight w:val="0"/>
      <w:marTop w:val="0"/>
      <w:marBottom w:val="0"/>
      <w:divBdr>
        <w:top w:val="none" w:sz="0" w:space="0" w:color="auto"/>
        <w:left w:val="none" w:sz="0" w:space="0" w:color="auto"/>
        <w:bottom w:val="none" w:sz="0" w:space="0" w:color="auto"/>
        <w:right w:val="none" w:sz="0" w:space="0" w:color="auto"/>
      </w:divBdr>
    </w:div>
    <w:div w:id="975600766">
      <w:bodyDiv w:val="1"/>
      <w:marLeft w:val="0"/>
      <w:marRight w:val="0"/>
      <w:marTop w:val="0"/>
      <w:marBottom w:val="0"/>
      <w:divBdr>
        <w:top w:val="none" w:sz="0" w:space="0" w:color="auto"/>
        <w:left w:val="none" w:sz="0" w:space="0" w:color="auto"/>
        <w:bottom w:val="none" w:sz="0" w:space="0" w:color="auto"/>
        <w:right w:val="none" w:sz="0" w:space="0" w:color="auto"/>
      </w:divBdr>
    </w:div>
    <w:div w:id="1066144117">
      <w:bodyDiv w:val="1"/>
      <w:marLeft w:val="0"/>
      <w:marRight w:val="0"/>
      <w:marTop w:val="0"/>
      <w:marBottom w:val="0"/>
      <w:divBdr>
        <w:top w:val="none" w:sz="0" w:space="0" w:color="auto"/>
        <w:left w:val="none" w:sz="0" w:space="0" w:color="auto"/>
        <w:bottom w:val="none" w:sz="0" w:space="0" w:color="auto"/>
        <w:right w:val="none" w:sz="0" w:space="0" w:color="auto"/>
      </w:divBdr>
    </w:div>
    <w:div w:id="1426152748">
      <w:bodyDiv w:val="1"/>
      <w:marLeft w:val="0"/>
      <w:marRight w:val="0"/>
      <w:marTop w:val="0"/>
      <w:marBottom w:val="0"/>
      <w:divBdr>
        <w:top w:val="none" w:sz="0" w:space="0" w:color="auto"/>
        <w:left w:val="none" w:sz="0" w:space="0" w:color="auto"/>
        <w:bottom w:val="none" w:sz="0" w:space="0" w:color="auto"/>
        <w:right w:val="none" w:sz="0" w:space="0" w:color="auto"/>
      </w:divBdr>
    </w:div>
    <w:div w:id="1727755522">
      <w:bodyDiv w:val="1"/>
      <w:marLeft w:val="0"/>
      <w:marRight w:val="0"/>
      <w:marTop w:val="0"/>
      <w:marBottom w:val="0"/>
      <w:divBdr>
        <w:top w:val="none" w:sz="0" w:space="0" w:color="auto"/>
        <w:left w:val="none" w:sz="0" w:space="0" w:color="auto"/>
        <w:bottom w:val="none" w:sz="0" w:space="0" w:color="auto"/>
        <w:right w:val="none" w:sz="0" w:space="0" w:color="auto"/>
      </w:divBdr>
    </w:div>
    <w:div w:id="1750812403">
      <w:bodyDiv w:val="1"/>
      <w:marLeft w:val="0"/>
      <w:marRight w:val="0"/>
      <w:marTop w:val="0"/>
      <w:marBottom w:val="0"/>
      <w:divBdr>
        <w:top w:val="none" w:sz="0" w:space="0" w:color="auto"/>
        <w:left w:val="none" w:sz="0" w:space="0" w:color="auto"/>
        <w:bottom w:val="none" w:sz="0" w:space="0" w:color="auto"/>
        <w:right w:val="none" w:sz="0" w:space="0" w:color="auto"/>
      </w:divBdr>
    </w:div>
    <w:div w:id="211355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hyperlink" Target="http://www.kpmg.ca"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E8312-C4E9-4BD6-8804-2E688C647015}">
  <ds:schemaRefs>
    <ds:schemaRef ds:uri="http://schemas.openxmlformats.org/officeDocument/2006/bibliography"/>
  </ds:schemaRefs>
</ds:datastoreItem>
</file>

<file path=customXml/itemProps2.xml><?xml version="1.0" encoding="utf-8"?>
<ds:datastoreItem xmlns:ds="http://schemas.openxmlformats.org/officeDocument/2006/customXml" ds:itemID="{0BBF770F-FCF1-4FA6-9099-B3F4DB957AD8}"/>
</file>

<file path=customXml/itemProps3.xml><?xml version="1.0" encoding="utf-8"?>
<ds:datastoreItem xmlns:ds="http://schemas.openxmlformats.org/officeDocument/2006/customXml" ds:itemID="{A504C6A7-1617-4CD1-87C9-C4AF0512BB15}"/>
</file>

<file path=customXml/itemProps4.xml><?xml version="1.0" encoding="utf-8"?>
<ds:datastoreItem xmlns:ds="http://schemas.openxmlformats.org/officeDocument/2006/customXml" ds:itemID="{17A8E678-180B-49DE-A5F8-9A5E6AC7D800}"/>
</file>

<file path=docProps/app.xml><?xml version="1.0" encoding="utf-8"?>
<Properties xmlns="http://schemas.openxmlformats.org/officeDocument/2006/extended-properties" xmlns:vt="http://schemas.openxmlformats.org/officeDocument/2006/docPropsVTypes">
  <Template>Normal</Template>
  <TotalTime>0</TotalTime>
  <Pages>2</Pages>
  <Words>2221</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2019-04-26T02:40:00Z</dcterms:created>
  <dcterms:modified xsi:type="dcterms:W3CDTF">2019-04-26T02:41:00Z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0x010100B50ACECE49572E49B9E2B6EEF15646F3</vt:lpwstr>
  </property>
</Properties>
</file>